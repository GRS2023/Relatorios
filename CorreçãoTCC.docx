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FC33BE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0759C689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1A222653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B250C9B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761509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bookmarkStart w:id="0" w:name="_Hlk173336210"/>
    </w:p>
    <w:p w14:paraId="7B5E09EB" w14:textId="77777777" w:rsidR="00DF73EB" w:rsidRDefault="00D13F72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José Murilo Lima Tomazini</w:t>
      </w:r>
    </w:p>
    <w:p w14:paraId="61AF84BD" w14:textId="77777777" w:rsidR="00D13F72" w:rsidRDefault="00D13F72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Guilherme Rodrigues da Silva</w:t>
      </w:r>
    </w:p>
    <w:p w14:paraId="258436FB" w14:textId="77777777" w:rsidR="00D13F72" w:rsidRDefault="00D13F72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Ricardo de Godoi Lopes</w:t>
      </w:r>
    </w:p>
    <w:p w14:paraId="5C3DF95F" w14:textId="77777777" w:rsidR="00D13F72" w:rsidRPr="002C01F8" w:rsidRDefault="00D13F72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Lucas Henrique Real Pereira</w:t>
      </w:r>
    </w:p>
    <w:bookmarkEnd w:id="0"/>
    <w:p w14:paraId="5094A892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13DAED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EC2B9E5" w14:textId="77777777" w:rsidR="00DF73EB" w:rsidRDefault="00DF73EB" w:rsidP="00D13F72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0F627384" w14:textId="7185ADE8" w:rsidR="00DF73EB" w:rsidRPr="00DF73EB" w:rsidRDefault="00E3598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SOLVEIT</w:t>
      </w:r>
      <w:r w:rsidR="002C01F8">
        <w:rPr>
          <w:rFonts w:ascii="Arial" w:hAnsi="Arial" w:cs="Arial"/>
          <w:b/>
          <w:sz w:val="28"/>
          <w:szCs w:val="24"/>
        </w:rPr>
        <w:t>:</w:t>
      </w:r>
    </w:p>
    <w:p w14:paraId="4EF64307" w14:textId="17E47E2E" w:rsidR="00DF73EB" w:rsidRDefault="00D34021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Dúvidas e Soluções</w:t>
      </w:r>
    </w:p>
    <w:p w14:paraId="58764699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C7F3A5E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7EEF95F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5E1877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816541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BA4E63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20F9D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1C89FD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DE6783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D9DCA61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969CCF2" w14:textId="77777777" w:rsidR="00D13F72" w:rsidRPr="00E444A9" w:rsidRDefault="007B2BDF" w:rsidP="00E444A9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13F72">
        <w:rPr>
          <w:rFonts w:ascii="Arial" w:hAnsi="Arial" w:cs="Arial"/>
          <w:sz w:val="28"/>
          <w:szCs w:val="24"/>
        </w:rPr>
        <w:t>24</w:t>
      </w:r>
      <w:r w:rsidR="003D6D77">
        <w:rPr>
          <w:rFonts w:ascii="Arial" w:hAnsi="Arial" w:cs="Arial"/>
          <w:sz w:val="28"/>
          <w:szCs w:val="24"/>
        </w:rPr>
        <w:br w:type="page"/>
      </w:r>
    </w:p>
    <w:p w14:paraId="2AE8345C" w14:textId="77777777" w:rsidR="00D13F72" w:rsidRDefault="00D13F72" w:rsidP="00D13F72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José Murilo Lima Tomazini</w:t>
      </w:r>
    </w:p>
    <w:p w14:paraId="292D7C19" w14:textId="77777777" w:rsidR="00D13F72" w:rsidRDefault="00D13F72" w:rsidP="00D13F72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Guilherme Rodrigues da Silva</w:t>
      </w:r>
    </w:p>
    <w:p w14:paraId="50FE9A48" w14:textId="77777777" w:rsidR="00D13F72" w:rsidRDefault="00D13F72" w:rsidP="00D13F72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Ricardo de Godoi Lopes</w:t>
      </w:r>
    </w:p>
    <w:p w14:paraId="527195C5" w14:textId="77777777" w:rsidR="00D13F72" w:rsidRPr="002C01F8" w:rsidRDefault="00D13F72" w:rsidP="00D13F72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Lucas Henrique Real Pereira</w:t>
      </w:r>
    </w:p>
    <w:p w14:paraId="6A8B89B2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62E576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ADC70F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5E6D6C6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3CA4D5B" w14:textId="6202BECA" w:rsidR="002C01F8" w:rsidRPr="00DF73EB" w:rsidRDefault="00E3598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SOLVEIT</w:t>
      </w:r>
      <w:r w:rsidR="002C01F8">
        <w:rPr>
          <w:rFonts w:ascii="Arial" w:hAnsi="Arial" w:cs="Arial"/>
          <w:b/>
          <w:sz w:val="28"/>
          <w:szCs w:val="24"/>
        </w:rPr>
        <w:t>:</w:t>
      </w:r>
    </w:p>
    <w:p w14:paraId="33069DB0" w14:textId="05D27091" w:rsidR="002C01F8" w:rsidRDefault="00D34021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Dúvidas e Soluções</w:t>
      </w:r>
    </w:p>
    <w:p w14:paraId="1FDC25B5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5B9F5024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9D2688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680172D0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A9E78FF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>à Escola SENAI “Prof. Dr. Euryclides de Jesus Zerbini” para obtenção do certificado de conclusão do Curso Técnico de Informática.</w:t>
      </w:r>
    </w:p>
    <w:p w14:paraId="4C948389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88701BF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6E5AFA90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E444A9">
        <w:rPr>
          <w:rFonts w:ascii="Arial" w:hAnsi="Arial" w:cs="Arial"/>
          <w:color w:val="000000"/>
          <w:sz w:val="20"/>
          <w:szCs w:val="20"/>
        </w:rPr>
        <w:t>Renato de Mattos Onofre</w:t>
      </w:r>
    </w:p>
    <w:p w14:paraId="334B6205" w14:textId="77777777" w:rsidR="00E444A9" w:rsidRDefault="00E444A9" w:rsidP="0064000A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                   Paulo Henrique Pansani</w:t>
      </w:r>
    </w:p>
    <w:p w14:paraId="6DFC2F75" w14:textId="77777777" w:rsidR="00E444A9" w:rsidRDefault="00E444A9" w:rsidP="00E444A9">
      <w:pPr>
        <w:spacing w:before="120" w:after="120" w:line="360" w:lineRule="auto"/>
        <w:rPr>
          <w:rFonts w:ascii="Arial" w:hAnsi="Arial" w:cs="Arial"/>
          <w:sz w:val="28"/>
          <w:szCs w:val="24"/>
        </w:rPr>
      </w:pPr>
    </w:p>
    <w:p w14:paraId="7EB58CF1" w14:textId="77777777" w:rsidR="00E444A9" w:rsidRDefault="00E444A9" w:rsidP="00E444A9">
      <w:pPr>
        <w:spacing w:before="120" w:after="120" w:line="360" w:lineRule="auto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                                               </w:t>
      </w:r>
      <w:r w:rsidR="00703271" w:rsidRPr="003D6D77">
        <w:rPr>
          <w:rFonts w:ascii="Arial" w:hAnsi="Arial" w:cs="Arial"/>
          <w:sz w:val="28"/>
          <w:szCs w:val="24"/>
        </w:rPr>
        <w:t>Campinas S</w:t>
      </w:r>
      <w:r>
        <w:rPr>
          <w:rFonts w:ascii="Arial" w:hAnsi="Arial" w:cs="Arial"/>
          <w:sz w:val="28"/>
          <w:szCs w:val="24"/>
        </w:rPr>
        <w:t>P</w:t>
      </w:r>
    </w:p>
    <w:p w14:paraId="15ECFA0E" w14:textId="77777777" w:rsidR="00BF5F88" w:rsidRDefault="00E444A9" w:rsidP="00E444A9">
      <w:pPr>
        <w:spacing w:before="120" w:after="120" w:line="360" w:lineRule="auto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                                                     </w:t>
      </w:r>
      <w:r w:rsidR="007B2BDF">
        <w:rPr>
          <w:rFonts w:ascii="Arial" w:hAnsi="Arial" w:cs="Arial"/>
          <w:sz w:val="28"/>
          <w:szCs w:val="24"/>
        </w:rPr>
        <w:t>20</w:t>
      </w:r>
      <w:r>
        <w:rPr>
          <w:rFonts w:ascii="Arial" w:hAnsi="Arial" w:cs="Arial"/>
          <w:sz w:val="28"/>
          <w:szCs w:val="24"/>
        </w:rPr>
        <w:t>24</w:t>
      </w:r>
    </w:p>
    <w:p w14:paraId="3F41B258" w14:textId="77777777" w:rsidR="00E444A9" w:rsidRDefault="00E444A9" w:rsidP="00E444A9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José Murilo Lima Tomazini</w:t>
      </w:r>
    </w:p>
    <w:p w14:paraId="5663A9D7" w14:textId="77777777" w:rsidR="00E444A9" w:rsidRDefault="00E444A9" w:rsidP="00E444A9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Guilherme Rodrigues da Silva</w:t>
      </w:r>
    </w:p>
    <w:p w14:paraId="48778F12" w14:textId="77777777" w:rsidR="00E444A9" w:rsidRDefault="00E444A9" w:rsidP="00E444A9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Ricardo de Godoi Lopes</w:t>
      </w:r>
    </w:p>
    <w:p w14:paraId="2DB889F2" w14:textId="77777777" w:rsidR="00E444A9" w:rsidRPr="002C01F8" w:rsidRDefault="00E444A9" w:rsidP="00E444A9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Lucas Henrique Real Pereira</w:t>
      </w:r>
    </w:p>
    <w:p w14:paraId="1B90CBAD" w14:textId="77777777" w:rsidR="00FF3261" w:rsidRDefault="00FF3261" w:rsidP="00E444A9">
      <w:pPr>
        <w:spacing w:line="360" w:lineRule="auto"/>
        <w:rPr>
          <w:rFonts w:ascii="Arial" w:hAnsi="Arial" w:cs="Arial"/>
          <w:sz w:val="28"/>
          <w:szCs w:val="24"/>
        </w:rPr>
      </w:pPr>
    </w:p>
    <w:p w14:paraId="1CE27F9F" w14:textId="36E6E922" w:rsidR="00FF3261" w:rsidRPr="00DF73EB" w:rsidRDefault="00E3598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SOLVEIT</w:t>
      </w:r>
      <w:r w:rsidR="00FF3261">
        <w:rPr>
          <w:rFonts w:ascii="Arial" w:hAnsi="Arial" w:cs="Arial"/>
          <w:b/>
          <w:sz w:val="28"/>
          <w:szCs w:val="24"/>
        </w:rPr>
        <w:t>:</w:t>
      </w:r>
    </w:p>
    <w:p w14:paraId="3846AD16" w14:textId="528A6A3C" w:rsidR="00FF3261" w:rsidRPr="00E444A9" w:rsidRDefault="00D34021" w:rsidP="00E444A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Dúvidas e Soluções</w:t>
      </w:r>
    </w:p>
    <w:p w14:paraId="0A6AF2EC" w14:textId="77777777" w:rsidR="00FF3261" w:rsidRPr="00B54E8C" w:rsidRDefault="00FF3261" w:rsidP="00E444A9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43F5F79D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4E291E7F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1A83CD86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4D7049E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7D0BE1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4E18A27D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221E691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03B3068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060E3B1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AFDB739" w14:textId="77777777" w:rsidR="00FF3261" w:rsidRDefault="00FF3261" w:rsidP="00E444A9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226AE5B1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79FA850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ACD38B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4E0513DA" w14:textId="38FCDDAF" w:rsidR="00FF3261" w:rsidRPr="00B54E8C" w:rsidRDefault="00DC7D63" w:rsidP="0064000A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Campinas 2024</w:t>
      </w:r>
    </w:p>
    <w:p w14:paraId="33D77075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</w:p>
    <w:p w14:paraId="37FA3362" w14:textId="7C7D441B" w:rsidR="009072B3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DEDICATÓRI</w:t>
      </w:r>
      <w:r w:rsidR="009072B3">
        <w:rPr>
          <w:rFonts w:ascii="Arial" w:hAnsi="Arial" w:cs="Arial"/>
          <w:b/>
          <w:sz w:val="24"/>
          <w:szCs w:val="24"/>
        </w:rPr>
        <w:t>A</w:t>
      </w:r>
    </w:p>
    <w:p w14:paraId="338336CC" w14:textId="69DCC1F1" w:rsidR="00B86815" w:rsidRPr="00B86815" w:rsidRDefault="009217C0" w:rsidP="007B5F87">
      <w:pPr>
        <w:pStyle w:val="NormalWeb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r w:rsidR="00B86815" w:rsidRPr="00B86815">
        <w:rPr>
          <w:rFonts w:ascii="Arial" w:hAnsi="Arial" w:cs="Arial"/>
        </w:rPr>
        <w:t xml:space="preserve">Dedicamos esta homenagem, primeiramente, a Deus, que nos concedeu não apenas saúde, mas também coragem e resiliência para atravessar os desafios e completar o curso ao longo de todos os semestres. </w:t>
      </w:r>
      <w:commentRangeStart w:id="1"/>
      <w:r w:rsidR="00B86815" w:rsidRPr="00B86815">
        <w:rPr>
          <w:rFonts w:ascii="Arial" w:hAnsi="Arial" w:cs="Arial"/>
        </w:rPr>
        <w:t xml:space="preserve">Agradecemos </w:t>
      </w:r>
      <w:commentRangeEnd w:id="1"/>
      <w:r w:rsidR="00A4426F">
        <w:rPr>
          <w:rStyle w:val="Refdecomentrio"/>
          <w:rFonts w:asciiTheme="minorHAnsi" w:eastAsiaTheme="minorHAnsi" w:hAnsiTheme="minorHAnsi" w:cstheme="minorBidi"/>
          <w:lang w:eastAsia="en-US"/>
        </w:rPr>
        <w:commentReference w:id="1"/>
      </w:r>
      <w:r w:rsidR="00B86815" w:rsidRPr="00B86815">
        <w:rPr>
          <w:rFonts w:ascii="Arial" w:hAnsi="Arial" w:cs="Arial"/>
        </w:rPr>
        <w:t>também às nossas famílias, que nos acompanharam com conselhos sábios, encorajamento constante e apoio inabalável, sustentando nossos sonhos.</w:t>
      </w:r>
    </w:p>
    <w:p w14:paraId="4BD9ECCD" w14:textId="20C4A7AA" w:rsidR="00B86815" w:rsidRPr="00B86815" w:rsidRDefault="009217C0" w:rsidP="007B5F87">
      <w:pPr>
        <w:pStyle w:val="NormalWeb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  <w:r w:rsidR="00B86815" w:rsidRPr="00B86815">
        <w:rPr>
          <w:rFonts w:ascii="Arial" w:hAnsi="Arial" w:cs="Arial"/>
        </w:rPr>
        <w:t xml:space="preserve">Aos professores da Escola SENAI “Prof. Dr. Euryclides de Jesus Zerbini”, manifestamos nossa eterna </w:t>
      </w:r>
      <w:commentRangeStart w:id="2"/>
      <w:r w:rsidR="00B86815" w:rsidRPr="00B86815">
        <w:rPr>
          <w:rFonts w:ascii="Arial" w:hAnsi="Arial" w:cs="Arial"/>
        </w:rPr>
        <w:t>gratidão</w:t>
      </w:r>
      <w:commentRangeEnd w:id="2"/>
      <w:r w:rsidR="00A4426F">
        <w:rPr>
          <w:rStyle w:val="Refdecomentrio"/>
          <w:rFonts w:asciiTheme="minorHAnsi" w:eastAsiaTheme="minorHAnsi" w:hAnsiTheme="minorHAnsi" w:cstheme="minorBidi"/>
          <w:lang w:eastAsia="en-US"/>
        </w:rPr>
        <w:commentReference w:id="2"/>
      </w:r>
      <w:r w:rsidR="00B86815" w:rsidRPr="00B86815">
        <w:rPr>
          <w:rFonts w:ascii="Arial" w:hAnsi="Arial" w:cs="Arial"/>
        </w:rPr>
        <w:t>. Sem a orientação e o empenho deles, alcançar este marco teria sido inconcebível. Ao grupo, resta uma profunda sensação de dever cumprido, fruto da dedicação mútua e do compromisso demonstrado. A empatia e o auxílio recíproco em momentos desafiadores foram fundamentais para superarmos grandes dificuldades e atingirmos nossos objetivos.</w:t>
      </w:r>
    </w:p>
    <w:p w14:paraId="045CC3D2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F37443C" w14:textId="6ED53A18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2D2C4F4D" w14:textId="7DF1FD09" w:rsidR="007B5F87" w:rsidRPr="007B5F87" w:rsidRDefault="009217C0" w:rsidP="007B5F87">
      <w:pPr>
        <w:pStyle w:val="NormalWeb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r w:rsidR="007B5F87" w:rsidRPr="007B5F87">
        <w:rPr>
          <w:rFonts w:ascii="Arial" w:hAnsi="Arial" w:cs="Arial"/>
        </w:rPr>
        <w:t>Somos eternamente gratos à instituição de ensino e aprendizagem, SENAI Prof. Dr. Euryclides de Jesus Zerbini, por nos proporcionar a oportunidade de estudar em uma instituição tão renomada e acolhedora. A experiência enriquecedora que vivenciamos aqui tem sido fundamental para o nosso desenvolvimento.</w:t>
      </w:r>
    </w:p>
    <w:p w14:paraId="17EAFFF6" w14:textId="1275D2B3" w:rsidR="007B5F87" w:rsidRPr="007B5F87" w:rsidRDefault="009217C0" w:rsidP="007B5F87">
      <w:pPr>
        <w:pStyle w:val="NormalWeb"/>
        <w:spacing w:line="360" w:lineRule="auto"/>
        <w:jc w:val="both"/>
        <w:rPr>
          <w:rFonts w:ascii="Arial" w:hAnsi="Arial" w:cs="Arial"/>
        </w:rPr>
      </w:pPr>
      <w:commentRangeStart w:id="3"/>
      <w:r>
        <w:rPr>
          <w:rFonts w:ascii="Arial" w:hAnsi="Arial" w:cs="Arial"/>
        </w:rPr>
        <w:t xml:space="preserve">       </w:t>
      </w:r>
      <w:r w:rsidR="007B5F87" w:rsidRPr="007B5F87">
        <w:rPr>
          <w:rFonts w:ascii="Arial" w:hAnsi="Arial" w:cs="Arial"/>
        </w:rPr>
        <w:t>Agradecemos imensamente aos nossos professores, que ao longo desses dois anos de curso nos proporcionaram um ensino de excelência, sempre com dedicação e comprometimento. Cada um de vocês se preocupou genuinamente com o nosso crescimento pessoal e profissional, abordando nossas dificuldades com paciência e empenho, e nos ajudando a superar cada desafio.</w:t>
      </w:r>
    </w:p>
    <w:p w14:paraId="2D6A42AE" w14:textId="50165FCD" w:rsidR="007B5F87" w:rsidRPr="007B5F87" w:rsidRDefault="009217C0" w:rsidP="007B5F87">
      <w:pPr>
        <w:pStyle w:val="NormalWeb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  <w:r w:rsidR="007B5F87" w:rsidRPr="007B5F87">
        <w:rPr>
          <w:rFonts w:ascii="Arial" w:hAnsi="Arial" w:cs="Arial"/>
        </w:rPr>
        <w:t>Aos nossos familiares, que nunca deixaram de nos apoiar, expressamos nossa profunda gratidão. O suporte incondicional de vocês foi essencial para nossa trajetória, e o esforço constante para nosso bem-estar e sucesso é algo que valorizamos imensamente. Suas orientações e incentivos foram cruciais para que pudéssemos fazer boas escolhas e adquirir o conhecimento necessário para nos tornarmos profissionais competentes.</w:t>
      </w:r>
      <w:commentRangeEnd w:id="3"/>
      <w:r w:rsidR="00A4426F">
        <w:rPr>
          <w:rStyle w:val="Refdecomentrio"/>
          <w:rFonts w:asciiTheme="minorHAnsi" w:eastAsiaTheme="minorHAnsi" w:hAnsiTheme="minorHAnsi" w:cstheme="minorBidi"/>
          <w:lang w:eastAsia="en-US"/>
        </w:rPr>
        <w:commentReference w:id="3"/>
      </w:r>
    </w:p>
    <w:p w14:paraId="05229798" w14:textId="77777777" w:rsidR="007B5F87" w:rsidRPr="007B5F87" w:rsidRDefault="007B5F87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6416CFD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6FF12C8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22805993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1EDCDDA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AFF0A2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5361BF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754FA9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21F9CD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1D0162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EFC02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6AB38B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1AA8B5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B01C1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D325A8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FC79B0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794099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540540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FE43B2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BF14B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A8BD6B3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B87FD8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E0D741C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52C2CB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BC3A7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21B4330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495BC4E" w14:textId="07E888E0" w:rsidR="00351A7A" w:rsidRPr="007F729A" w:rsidRDefault="00351A7A" w:rsidP="007F729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7F729A" w:rsidRPr="007F729A">
        <w:rPr>
          <w:rFonts w:ascii="Arial" w:hAnsi="Arial" w:cs="Arial"/>
          <w:b/>
          <w:iCs/>
          <w:sz w:val="24"/>
          <w:szCs w:val="24"/>
        </w:rPr>
        <w:t>As conquistas dependem 50% de inspiração, criatividade e sonhos, e 50% de disciplina, trabalho árduo e determinação. São duas pernas que devem caminhar juntas</w:t>
      </w:r>
      <w:r w:rsidR="007F729A">
        <w:rPr>
          <w:rFonts w:ascii="Arial" w:hAnsi="Arial" w:cs="Arial"/>
          <w:b/>
          <w:iCs/>
          <w:sz w:val="24"/>
          <w:szCs w:val="24"/>
        </w:rPr>
        <w:t>.</w:t>
      </w:r>
      <w:r w:rsidRPr="00351A7A">
        <w:rPr>
          <w:rFonts w:ascii="Arial" w:hAnsi="Arial" w:cs="Arial"/>
          <w:b/>
          <w:iCs/>
          <w:sz w:val="24"/>
          <w:szCs w:val="24"/>
        </w:rPr>
        <w:t>”</w:t>
      </w:r>
      <w:r w:rsidRPr="00351A7A">
        <w:rPr>
          <w:rFonts w:ascii="Arial" w:hAnsi="Arial" w:cs="Arial"/>
          <w:i/>
          <w:iCs/>
          <w:sz w:val="24"/>
          <w:szCs w:val="24"/>
        </w:rPr>
        <w:br/>
      </w:r>
      <w:r w:rsidR="007F729A">
        <w:rPr>
          <w:rFonts w:ascii="Arial" w:hAnsi="Arial" w:cs="Arial"/>
          <w:b/>
          <w:sz w:val="24"/>
          <w:szCs w:val="24"/>
        </w:rPr>
        <w:t>- Augusto Cury</w:t>
      </w:r>
    </w:p>
    <w:p w14:paraId="4890E9FC" w14:textId="77777777" w:rsidR="00D34021" w:rsidRDefault="00D34021" w:rsidP="0064000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</w:p>
    <w:p w14:paraId="4DA6D57B" w14:textId="77777777" w:rsidR="00D34021" w:rsidRDefault="00D34021" w:rsidP="0064000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</w:p>
    <w:p w14:paraId="27CB5298" w14:textId="77777777" w:rsidR="00D34021" w:rsidRPr="00351A7A" w:rsidRDefault="00D34021" w:rsidP="0064000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</w:p>
    <w:p w14:paraId="3F65D07B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3FFBD7D9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3B947F84" w14:textId="77777777" w:rsidR="00430467" w:rsidRDefault="00430467" w:rsidP="0064000A">
          <w:pPr>
            <w:pStyle w:val="CabealhodoSumrio"/>
            <w:spacing w:line="360" w:lineRule="auto"/>
          </w:pPr>
        </w:p>
        <w:p w14:paraId="4AECC312" w14:textId="75D077AF" w:rsidR="00566A53" w:rsidRDefault="00430467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6004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8045464" w14:textId="204DB9B0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2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10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9266BC6" w14:textId="0D60BCBA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11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201770D" w14:textId="70279161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11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D410BAE" w14:textId="65F213CF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11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36A09DF" w14:textId="724AC06C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5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4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6098CFF" w14:textId="358CB2F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5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772FC6F" w14:textId="4448E005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7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13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14B1A73" w14:textId="10A13942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8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14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942655F" w14:textId="5A059055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15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337E52C" w14:textId="2CF4CA14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15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25FA5E5" w14:textId="0AFD4A82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15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A6C2505" w14:textId="5F1F0159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SPRINTS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1D52123" w14:textId="7B243B1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864F9E7" w14:textId="00BE811F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4D409FC" w14:textId="519CB6EA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5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58FC4B7" w14:textId="11B16073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77A74DA" w14:textId="56FFBBCB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7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9.1.4.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Diagramas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FE196E6" w14:textId="608B5F10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8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9.1.5.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19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C66EF3E" w14:textId="48DBF3FB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9.1.5.1.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Resultados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19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3F4D066" w14:textId="41EE7374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9.1.6.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1EBBFB5" w14:textId="0897035A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24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C2656C1" w14:textId="0FB11ED7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24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5DACEFB" w14:textId="382E94EB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24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64334BF" w14:textId="5F94A29D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24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B4B5AC0" w14:textId="25D992E0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5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25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4E57003" w14:textId="01900F8D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CONCLUSÃO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26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106EB19" w14:textId="5447A35E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7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26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175E6EA" w14:textId="2A5A406C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8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26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32867C3" w14:textId="6598042E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26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0218BFE" w14:textId="2C737395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13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27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204552F" w14:textId="504D4F74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14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GLOSSÁRIO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28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B44B19C" w14:textId="29F0254A" w:rsidR="00566A53" w:rsidRDefault="00000000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15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ANEXOS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C62756">
              <w:rPr>
                <w:noProof/>
                <w:webHidden/>
              </w:rPr>
              <w:t>29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55E76BA" w14:textId="77777777" w:rsidR="00430467" w:rsidRDefault="00430467" w:rsidP="0064000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23FD9B3C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390238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170BBD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82A32FF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55F3123D" w14:textId="77777777" w:rsidR="00703271" w:rsidRPr="007C6981" w:rsidRDefault="00064CD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" w:name="_Toc14160040"/>
      <w:r w:rsidRPr="007C6981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4"/>
    </w:p>
    <w:p w14:paraId="05F97A23" w14:textId="57C52A85" w:rsidR="00573553" w:rsidRPr="00573553" w:rsidRDefault="009217C0" w:rsidP="005735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r w:rsidR="00573553" w:rsidRPr="00573553">
        <w:rPr>
          <w:rFonts w:ascii="Arial" w:hAnsi="Arial" w:cs="Arial"/>
          <w:sz w:val="24"/>
          <w:szCs w:val="24"/>
        </w:rPr>
        <w:t xml:space="preserve">Vivemos em uma era em que a resolução de problemas se tornou uma habilidade essencial </w:t>
      </w:r>
      <w:r w:rsidR="005E275B">
        <w:rPr>
          <w:rFonts w:ascii="Arial" w:hAnsi="Arial" w:cs="Arial"/>
          <w:sz w:val="24"/>
          <w:szCs w:val="24"/>
        </w:rPr>
        <w:t>na vida de todas as pessoas</w:t>
      </w:r>
      <w:r w:rsidR="00573553" w:rsidRPr="00573553">
        <w:rPr>
          <w:rFonts w:ascii="Arial" w:hAnsi="Arial" w:cs="Arial"/>
          <w:sz w:val="24"/>
          <w:szCs w:val="24"/>
        </w:rPr>
        <w:t>.</w:t>
      </w:r>
      <w:r w:rsidR="003C5547">
        <w:rPr>
          <w:rFonts w:ascii="Arial" w:hAnsi="Arial" w:cs="Arial"/>
          <w:sz w:val="24"/>
          <w:szCs w:val="24"/>
        </w:rPr>
        <w:t xml:space="preserve"> </w:t>
      </w:r>
      <w:r w:rsidR="00573553" w:rsidRPr="00573553">
        <w:rPr>
          <w:rFonts w:ascii="Arial" w:hAnsi="Arial" w:cs="Arial"/>
          <w:sz w:val="24"/>
          <w:szCs w:val="24"/>
        </w:rPr>
        <w:t>A capacidade de identificar desafios e propor soluções criativas é crucial para o sucesso em diversas áreas. No entanto, muitas vezes, as pessoas enfrentam dificuldades em encontrar um canal adequado para expressar seus problemas</w:t>
      </w:r>
      <w:r w:rsidR="003C5547">
        <w:rPr>
          <w:rFonts w:ascii="Arial" w:hAnsi="Arial" w:cs="Arial"/>
          <w:sz w:val="24"/>
          <w:szCs w:val="24"/>
        </w:rPr>
        <w:t xml:space="preserve"> </w:t>
      </w:r>
      <w:r w:rsidR="00573553" w:rsidRPr="00573553">
        <w:rPr>
          <w:rFonts w:ascii="Arial" w:hAnsi="Arial" w:cs="Arial"/>
          <w:sz w:val="24"/>
          <w:szCs w:val="24"/>
        </w:rPr>
        <w:t xml:space="preserve">e receber feedback útil e construtivo. Reconhecendo essa lacuna, o </w:t>
      </w:r>
      <w:r w:rsidR="00BE62B0">
        <w:rPr>
          <w:rFonts w:ascii="Arial" w:hAnsi="Arial" w:cs="Arial"/>
          <w:sz w:val="24"/>
          <w:szCs w:val="24"/>
        </w:rPr>
        <w:t>nosso</w:t>
      </w:r>
      <w:r w:rsidR="00573553" w:rsidRPr="00573553">
        <w:rPr>
          <w:rFonts w:ascii="Arial" w:hAnsi="Arial" w:cs="Arial"/>
          <w:sz w:val="24"/>
          <w:szCs w:val="24"/>
        </w:rPr>
        <w:t xml:space="preserve"> projeto propõe o desenvolvimento de um software inovador que visa facilitar a exposição de problemas e a troca de soluções entre os</w:t>
      </w:r>
      <w:r w:rsidR="003C5547">
        <w:rPr>
          <w:rFonts w:ascii="Arial" w:hAnsi="Arial" w:cs="Arial"/>
          <w:sz w:val="24"/>
          <w:szCs w:val="24"/>
        </w:rPr>
        <w:t xml:space="preserve"> </w:t>
      </w:r>
      <w:r w:rsidR="00573553" w:rsidRPr="00573553">
        <w:rPr>
          <w:rFonts w:ascii="Arial" w:hAnsi="Arial" w:cs="Arial"/>
          <w:sz w:val="24"/>
          <w:szCs w:val="24"/>
        </w:rPr>
        <w:t>usuários.</w:t>
      </w:r>
    </w:p>
    <w:p w14:paraId="5450404D" w14:textId="52CB72F7" w:rsidR="00573553" w:rsidRPr="00573553" w:rsidRDefault="009217C0" w:rsidP="005735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r w:rsidR="00573553" w:rsidRPr="00573553">
        <w:rPr>
          <w:rFonts w:ascii="Arial" w:hAnsi="Arial" w:cs="Arial"/>
          <w:sz w:val="24"/>
          <w:szCs w:val="24"/>
        </w:rPr>
        <w:t xml:space="preserve">O software, </w:t>
      </w:r>
      <w:r w:rsidR="00BE62B0">
        <w:rPr>
          <w:rFonts w:ascii="Arial" w:hAnsi="Arial" w:cs="Arial"/>
          <w:sz w:val="24"/>
          <w:szCs w:val="24"/>
        </w:rPr>
        <w:t xml:space="preserve">cujo o nome é </w:t>
      </w:r>
      <w:r w:rsidR="00573553" w:rsidRPr="00573553">
        <w:rPr>
          <w:rFonts w:ascii="Arial" w:hAnsi="Arial" w:cs="Arial"/>
          <w:sz w:val="24"/>
          <w:szCs w:val="24"/>
        </w:rPr>
        <w:t>Solveit, é uma plataforma interativa projetada para permitir que os usuários descrevam seus problemas em um ambiente seguro e colaborativo. Além de possibilitar que os usuários apresentem suas questões, a plataforma também oferece a oportunidade de comentar e sugerir soluções para problemas de outros usuários. Este modelo de troca de informações promove não apenas a resolução de problemas individuais, mas também o compartilhamento de conhecimento e a colaboração comunitária.</w:t>
      </w:r>
    </w:p>
    <w:p w14:paraId="164EF5C9" w14:textId="20760BBB" w:rsidR="003C5547" w:rsidRDefault="009217C0" w:rsidP="005735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</w:t>
      </w:r>
      <w:r w:rsidR="00573553" w:rsidRPr="00573553">
        <w:rPr>
          <w:rFonts w:ascii="Arial" w:hAnsi="Arial" w:cs="Arial"/>
          <w:sz w:val="24"/>
          <w:szCs w:val="24"/>
        </w:rPr>
        <w:t>A relevância deste projeto reside na crescente necessidade de ferramentas que promovam a cooperação e o suporte mútuo em uma sociedade cada vez mais conectada. Com a implementação do Solveit, pretende-se criar um espaço onde a comunicação eficiente e a colaboração ativa sejam incentivadas, contribuindo para a solução de desafios variados e o desenvolvimento de soluções criativas</w:t>
      </w:r>
      <w:r w:rsidR="003C5547">
        <w:rPr>
          <w:rFonts w:ascii="Arial" w:hAnsi="Arial" w:cs="Arial"/>
          <w:sz w:val="24"/>
          <w:szCs w:val="24"/>
        </w:rPr>
        <w:t xml:space="preserve"> </w:t>
      </w:r>
      <w:r w:rsidR="00573553" w:rsidRPr="00573553">
        <w:rPr>
          <w:rFonts w:ascii="Arial" w:hAnsi="Arial" w:cs="Arial"/>
          <w:sz w:val="24"/>
          <w:szCs w:val="24"/>
        </w:rPr>
        <w:t>e eficazes</w:t>
      </w:r>
      <w:r w:rsidR="003C5547">
        <w:rPr>
          <w:rFonts w:ascii="Arial" w:hAnsi="Arial" w:cs="Arial"/>
          <w:sz w:val="24"/>
          <w:szCs w:val="24"/>
        </w:rPr>
        <w:t>.</w:t>
      </w:r>
    </w:p>
    <w:p w14:paraId="690F9170" w14:textId="76C081C3" w:rsidR="00064CD3" w:rsidRDefault="009217C0" w:rsidP="005735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</w:t>
      </w:r>
      <w:r w:rsidR="00573553" w:rsidRPr="00573553">
        <w:rPr>
          <w:rFonts w:ascii="Arial" w:hAnsi="Arial" w:cs="Arial"/>
          <w:sz w:val="24"/>
          <w:szCs w:val="24"/>
        </w:rPr>
        <w:t>Este projeto será estruturado para atender a diferentes perfis de usuários, garantindo uma interface amigável e funcionalidades que facilitem tanto a postagem de problemas quanto a participação em discussões e sugestões de soluções. Portanto, nosso software terá grande papel na sociedade, permitindo a resolução de desafios em inúmeras áreas.</w:t>
      </w:r>
    </w:p>
    <w:p w14:paraId="154B6961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16731A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" w:name="_Toc14160041"/>
      <w:commentRangeStart w:id="6"/>
      <w:r w:rsidRPr="007C6981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5"/>
      <w:commentRangeEnd w:id="6"/>
      <w:r w:rsidR="00A4426F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6"/>
      </w:r>
    </w:p>
    <w:p w14:paraId="3D4A5D26" w14:textId="21968363" w:rsidR="007C6981" w:rsidRDefault="009217C0" w:rsidP="00793EF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r w:rsidR="00793EF0" w:rsidRPr="00793EF0">
        <w:rPr>
          <w:rFonts w:ascii="Arial" w:hAnsi="Arial" w:cs="Arial"/>
          <w:sz w:val="24"/>
          <w:szCs w:val="24"/>
        </w:rPr>
        <w:t>Diante de um mundo, composto por bilhões de pessoas, surge a ideia de solucionar problemas do cotidiano de forma simples e intuitiva. Isso seria possível através de um software que expressaria o papel de uma rede social,</w:t>
      </w:r>
      <w:r w:rsidR="00793EF0">
        <w:rPr>
          <w:rFonts w:ascii="Arial" w:hAnsi="Arial" w:cs="Arial"/>
          <w:sz w:val="24"/>
          <w:szCs w:val="24"/>
        </w:rPr>
        <w:t xml:space="preserve"> </w:t>
      </w:r>
      <w:r w:rsidR="00793EF0" w:rsidRPr="00793EF0">
        <w:rPr>
          <w:rFonts w:ascii="Arial" w:hAnsi="Arial" w:cs="Arial"/>
          <w:sz w:val="24"/>
          <w:szCs w:val="24"/>
        </w:rPr>
        <w:t>ou seja, teremos comentários</w:t>
      </w:r>
      <w:r w:rsidR="00793EF0">
        <w:rPr>
          <w:rFonts w:ascii="Arial" w:hAnsi="Arial" w:cs="Arial"/>
          <w:sz w:val="24"/>
          <w:szCs w:val="24"/>
        </w:rPr>
        <w:t xml:space="preserve"> construtivos</w:t>
      </w:r>
      <w:r w:rsidR="00793EF0" w:rsidRPr="00793EF0">
        <w:rPr>
          <w:rFonts w:ascii="Arial" w:hAnsi="Arial" w:cs="Arial"/>
          <w:sz w:val="24"/>
          <w:szCs w:val="24"/>
        </w:rPr>
        <w:t>.</w:t>
      </w:r>
    </w:p>
    <w:p w14:paraId="45A1A3E7" w14:textId="7988DB67" w:rsidR="001F382B" w:rsidRDefault="009217C0" w:rsidP="00793EF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r w:rsidR="00793EF0">
        <w:rPr>
          <w:rFonts w:ascii="Arial" w:hAnsi="Arial" w:cs="Arial"/>
          <w:sz w:val="24"/>
          <w:szCs w:val="24"/>
        </w:rPr>
        <w:t xml:space="preserve">Dessa forma, </w:t>
      </w:r>
      <w:r w:rsidR="001F382B">
        <w:rPr>
          <w:rFonts w:ascii="Arial" w:hAnsi="Arial" w:cs="Arial"/>
          <w:sz w:val="24"/>
          <w:szCs w:val="24"/>
        </w:rPr>
        <w:t xml:space="preserve">iremos construir o Solveit com uma simples ideia, que será a resolução de questões que intrigam pessoas, grupos ou até mesmo empresas. Isso </w:t>
      </w:r>
      <w:r w:rsidR="0055289F">
        <w:rPr>
          <w:rFonts w:ascii="Arial" w:hAnsi="Arial" w:cs="Arial"/>
          <w:sz w:val="24"/>
          <w:szCs w:val="24"/>
        </w:rPr>
        <w:t>surgiu,</w:t>
      </w:r>
      <w:r w:rsidR="007323B1">
        <w:rPr>
          <w:rFonts w:ascii="Arial" w:hAnsi="Arial" w:cs="Arial"/>
          <w:sz w:val="24"/>
          <w:szCs w:val="24"/>
        </w:rPr>
        <w:t xml:space="preserve"> </w:t>
      </w:r>
      <w:r w:rsidR="0055289F">
        <w:rPr>
          <w:rFonts w:ascii="Arial" w:hAnsi="Arial" w:cs="Arial"/>
          <w:sz w:val="24"/>
          <w:szCs w:val="24"/>
        </w:rPr>
        <w:t xml:space="preserve">pois </w:t>
      </w:r>
      <w:r w:rsidR="001F382B">
        <w:rPr>
          <w:rFonts w:ascii="Arial" w:hAnsi="Arial" w:cs="Arial"/>
          <w:sz w:val="24"/>
          <w:szCs w:val="24"/>
        </w:rPr>
        <w:t>mesmo estando em um nível avançado em nossa linha tecnológica (4ª Revolução Industrial), somos cercados de problemas reais e que podem ser resolvidos com pensamentos lógicos e criativos.</w:t>
      </w:r>
    </w:p>
    <w:p w14:paraId="06AE6EA1" w14:textId="263A38F4" w:rsidR="007323B1" w:rsidRDefault="009217C0" w:rsidP="00793EF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r w:rsidR="007323B1">
        <w:rPr>
          <w:rFonts w:ascii="Arial" w:hAnsi="Arial" w:cs="Arial"/>
          <w:sz w:val="24"/>
          <w:szCs w:val="24"/>
        </w:rPr>
        <w:t>Um grande exemplo disso, são os as falhas que temos em nosso cotidiano social, onde somos submetidos a resolução de problemas e muitas vezes não sabemos onde recorrer, terminando em frustrações e gerando perca de tempo, trabalho e até mesmo de dinheiro.</w:t>
      </w:r>
    </w:p>
    <w:p w14:paraId="47105722" w14:textId="4BE198B7" w:rsidR="007323B1" w:rsidRPr="007323B1" w:rsidRDefault="009217C0" w:rsidP="00793EF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r w:rsidR="007323B1">
        <w:rPr>
          <w:rFonts w:ascii="Arial" w:hAnsi="Arial" w:cs="Arial"/>
          <w:sz w:val="24"/>
          <w:szCs w:val="24"/>
        </w:rPr>
        <w:t xml:space="preserve">Portanto, o </w:t>
      </w:r>
      <w:r w:rsidR="007323B1" w:rsidRPr="007323B1">
        <w:rPr>
          <w:rFonts w:ascii="Arial" w:hAnsi="Arial" w:cs="Arial"/>
          <w:sz w:val="24"/>
          <w:szCs w:val="24"/>
        </w:rPr>
        <w:t>Solveit</w:t>
      </w:r>
      <w:r w:rsidR="007323B1">
        <w:rPr>
          <w:rFonts w:ascii="Arial" w:hAnsi="Arial" w:cs="Arial"/>
          <w:sz w:val="24"/>
          <w:szCs w:val="24"/>
        </w:rPr>
        <w:t xml:space="preserve"> </w:t>
      </w:r>
      <w:r w:rsidR="007323B1" w:rsidRPr="007323B1">
        <w:rPr>
          <w:rFonts w:ascii="Arial" w:hAnsi="Arial" w:cs="Arial"/>
          <w:sz w:val="24"/>
          <w:szCs w:val="24"/>
        </w:rPr>
        <w:t>representa um passo significativo nessa direção, oferecendo uma plataforma onde a inteligência coletiva pode prosperar e gerar soluções concretas para os desafios do cotidiano</w:t>
      </w:r>
      <w:r w:rsidR="007323B1">
        <w:rPr>
          <w:rFonts w:ascii="Arial" w:hAnsi="Arial" w:cs="Arial"/>
          <w:sz w:val="24"/>
          <w:szCs w:val="24"/>
        </w:rPr>
        <w:t>. Utilizando rápidos gatilhos e levando a inúmeras experiências.</w:t>
      </w:r>
    </w:p>
    <w:p w14:paraId="080A16A3" w14:textId="77777777" w:rsidR="007323B1" w:rsidRDefault="007323B1" w:rsidP="00793EF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D95454" w14:textId="77777777" w:rsidR="001F382B" w:rsidRDefault="001F382B" w:rsidP="00793EF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76F1D46" w14:textId="77777777" w:rsidR="00793EF0" w:rsidRDefault="00793EF0" w:rsidP="00793EF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CF80D32" w14:textId="77777777" w:rsidR="00793EF0" w:rsidRDefault="00793EF0" w:rsidP="00793EF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8E45730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AF1CB38" w14:textId="72B6A6E1" w:rsid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" w:name="_Toc14160042"/>
      <w:r w:rsidRPr="007C6981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7"/>
    </w:p>
    <w:p w14:paraId="642CF6F4" w14:textId="60BD21C4" w:rsidR="009217C0" w:rsidRPr="009217C0" w:rsidRDefault="009217C0" w:rsidP="009217C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r w:rsidRPr="009217C0">
        <w:rPr>
          <w:rFonts w:ascii="Arial" w:hAnsi="Arial" w:cs="Arial"/>
          <w:sz w:val="24"/>
          <w:szCs w:val="24"/>
        </w:rPr>
        <w:t>Apresentaremos os objetivos gerais mostrando resumidamente a ideia</w:t>
      </w:r>
      <w:r>
        <w:rPr>
          <w:rFonts w:ascii="Arial" w:hAnsi="Arial" w:cs="Arial"/>
          <w:sz w:val="24"/>
          <w:szCs w:val="24"/>
        </w:rPr>
        <w:t xml:space="preserve"> </w:t>
      </w:r>
      <w:r w:rsidRPr="009217C0">
        <w:rPr>
          <w:rFonts w:ascii="Arial" w:hAnsi="Arial" w:cs="Arial"/>
          <w:sz w:val="24"/>
          <w:szCs w:val="24"/>
        </w:rPr>
        <w:t>central e os objetivos específicos as fases de desenvolvimento do sistema.</w:t>
      </w:r>
    </w:p>
    <w:p w14:paraId="34E571B8" w14:textId="08829639" w:rsid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8" w:name="_Toc14160043"/>
      <w:r>
        <w:rPr>
          <w:rFonts w:ascii="Arial" w:hAnsi="Arial" w:cs="Arial"/>
          <w:color w:val="auto"/>
          <w:sz w:val="24"/>
          <w:szCs w:val="24"/>
        </w:rPr>
        <w:t>Objetivos Gerais</w:t>
      </w:r>
      <w:bookmarkEnd w:id="8"/>
    </w:p>
    <w:p w14:paraId="1C39523F" w14:textId="781FEF94" w:rsidR="009217C0" w:rsidRPr="009217C0" w:rsidRDefault="009217C0" w:rsidP="009217C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</w:t>
      </w:r>
      <w:commentRangeStart w:id="9"/>
      <w:r w:rsidRPr="009217C0">
        <w:rPr>
          <w:rFonts w:ascii="Arial" w:hAnsi="Arial" w:cs="Arial"/>
          <w:sz w:val="24"/>
          <w:szCs w:val="24"/>
        </w:rPr>
        <w:t>Como mencionado, iremos desenvolver um software cujo objetivo é auxiliar na solução de problemas, utilizando postagens e comentários. Assim, o usuário que está necessitando de alguma sugestão, deverá acessar e postar sua indagação.</w:t>
      </w:r>
      <w:r w:rsidR="005163E6">
        <w:rPr>
          <w:rFonts w:ascii="Arial" w:hAnsi="Arial" w:cs="Arial"/>
          <w:sz w:val="24"/>
          <w:szCs w:val="24"/>
        </w:rPr>
        <w:t xml:space="preserve"> Por fim, ele receberá um retorno, alcançando a resposta esperada</w:t>
      </w:r>
      <w:commentRangeEnd w:id="9"/>
      <w:r w:rsidR="00A4426F">
        <w:rPr>
          <w:rStyle w:val="Refdecomentrio"/>
        </w:rPr>
        <w:commentReference w:id="9"/>
      </w:r>
      <w:r w:rsidR="005163E6">
        <w:rPr>
          <w:rFonts w:ascii="Arial" w:hAnsi="Arial" w:cs="Arial"/>
          <w:sz w:val="24"/>
          <w:szCs w:val="24"/>
        </w:rPr>
        <w:t>.</w:t>
      </w:r>
    </w:p>
    <w:p w14:paraId="415F0DB5" w14:textId="77777777" w:rsidR="00CC0AAF" w:rsidRPr="00CC0AAF" w:rsidRDefault="00CC0AAF" w:rsidP="00CC0AAF"/>
    <w:p w14:paraId="31A26094" w14:textId="77777777" w:rsidR="007C6981" w:rsidRP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0" w:name="_Toc14160044"/>
      <w:commentRangeStart w:id="11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10"/>
      <w:commentRangeEnd w:id="11"/>
      <w:r w:rsidR="00A4426F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11"/>
      </w:r>
    </w:p>
    <w:p w14:paraId="2B48E86F" w14:textId="1609239D" w:rsidR="00D2582E" w:rsidRDefault="00D2582E" w:rsidP="00D2582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582E">
        <w:rPr>
          <w:rFonts w:ascii="Arial" w:hAnsi="Arial" w:cs="Arial"/>
          <w:sz w:val="24"/>
          <w:szCs w:val="24"/>
        </w:rPr>
        <w:t>Desenvolver uma documenta</w:t>
      </w:r>
      <w:r w:rsidRPr="00D2582E">
        <w:rPr>
          <w:rFonts w:ascii="Arial" w:hAnsi="Arial" w:cs="Arial" w:hint="eastAsia"/>
          <w:sz w:val="24"/>
          <w:szCs w:val="24"/>
        </w:rPr>
        <w:t>çã</w:t>
      </w:r>
      <w:r w:rsidRPr="00D2582E">
        <w:rPr>
          <w:rFonts w:ascii="Arial" w:hAnsi="Arial" w:cs="Arial"/>
          <w:sz w:val="24"/>
          <w:szCs w:val="24"/>
        </w:rPr>
        <w:t>o seguindo as normas ABNT.</w:t>
      </w:r>
    </w:p>
    <w:p w14:paraId="6CF3AE1F" w14:textId="007A4DA7" w:rsidR="00D2582E" w:rsidRDefault="00D2582E" w:rsidP="00D2582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582E">
        <w:rPr>
          <w:rFonts w:ascii="Arial" w:hAnsi="Arial" w:cs="Arial"/>
          <w:sz w:val="24"/>
          <w:szCs w:val="24"/>
        </w:rPr>
        <w:t>Criar uma plataforma web utilizando o Visual Studio</w:t>
      </w:r>
      <w:r>
        <w:rPr>
          <w:rFonts w:ascii="Arial" w:hAnsi="Arial" w:cs="Arial"/>
          <w:sz w:val="24"/>
          <w:szCs w:val="24"/>
        </w:rPr>
        <w:t xml:space="preserve"> Code</w:t>
      </w:r>
      <w:r w:rsidRPr="00D2582E">
        <w:rPr>
          <w:rFonts w:ascii="Arial" w:hAnsi="Arial" w:cs="Arial"/>
          <w:sz w:val="24"/>
          <w:szCs w:val="24"/>
        </w:rPr>
        <w:t xml:space="preserve"> dispondo das seguintes</w:t>
      </w:r>
      <w:r>
        <w:rPr>
          <w:rFonts w:ascii="Arial" w:hAnsi="Arial" w:cs="Arial"/>
          <w:sz w:val="24"/>
          <w:szCs w:val="24"/>
        </w:rPr>
        <w:t xml:space="preserve"> </w:t>
      </w:r>
      <w:r w:rsidRPr="00D2582E">
        <w:rPr>
          <w:rFonts w:ascii="Arial" w:hAnsi="Arial" w:cs="Arial"/>
          <w:sz w:val="24"/>
          <w:szCs w:val="24"/>
        </w:rPr>
        <w:t>linguagens:</w:t>
      </w:r>
      <w:r w:rsidR="003B34BB">
        <w:rPr>
          <w:rFonts w:ascii="Arial" w:hAnsi="Arial" w:cs="Arial"/>
          <w:sz w:val="24"/>
          <w:szCs w:val="24"/>
        </w:rPr>
        <w:t xml:space="preserve"> React Native, TypeScript, Node.js, Tailwind CSS.</w:t>
      </w:r>
    </w:p>
    <w:p w14:paraId="6F01B204" w14:textId="3B844DDF" w:rsidR="0055289F" w:rsidRDefault="0055289F" w:rsidP="00D2582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Usar de forma adequada a metodologia ágil Scrum.</w:t>
      </w:r>
    </w:p>
    <w:p w14:paraId="63F689CE" w14:textId="3BB35597" w:rsidR="005163E6" w:rsidDel="00A4426F" w:rsidRDefault="00DC7D63" w:rsidP="00D2582E">
      <w:pPr>
        <w:pStyle w:val="PargrafodaLista"/>
        <w:numPr>
          <w:ilvl w:val="0"/>
          <w:numId w:val="8"/>
        </w:numPr>
        <w:spacing w:line="360" w:lineRule="auto"/>
        <w:jc w:val="both"/>
        <w:rPr>
          <w:del w:id="12" w:author="Paulo Henrique Pansani" w:date="2024-09-09T10:11:00Z" w16du:dateUtc="2024-09-09T13:11:00Z"/>
          <w:rFonts w:ascii="Arial" w:hAnsi="Arial" w:cs="Arial"/>
          <w:sz w:val="24"/>
          <w:szCs w:val="24"/>
        </w:rPr>
      </w:pPr>
      <w:del w:id="13" w:author="Paulo Henrique Pansani" w:date="2024-09-09T10:11:00Z" w16du:dateUtc="2024-09-09T13:11:00Z">
        <w:r w:rsidDel="00A4426F">
          <w:rPr>
            <w:rFonts w:ascii="Arial" w:hAnsi="Arial" w:cs="Arial"/>
            <w:sz w:val="24"/>
            <w:szCs w:val="24"/>
          </w:rPr>
          <w:delText>O software será composto de tela login, cadastro, home e problemas.</w:delText>
        </w:r>
      </w:del>
    </w:p>
    <w:p w14:paraId="5DAC348F" w14:textId="77777777" w:rsidR="0055289F" w:rsidRPr="00D2582E" w:rsidRDefault="0055289F" w:rsidP="00973FD3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5A08FB" w14:textId="77777777" w:rsidR="00D2582E" w:rsidRDefault="00D2582E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5F0154" w14:textId="77777777" w:rsidR="005E0BEC" w:rsidRDefault="005E0BEC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1C2BD52" w14:textId="77777777" w:rsidR="00D12813" w:rsidRDefault="00EA2D68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4" w:name="_Toc14160045"/>
      <w:commentRangeStart w:id="15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14"/>
      <w:commentRangeEnd w:id="15"/>
      <w:r w:rsidR="00A4426F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15"/>
      </w:r>
    </w:p>
    <w:p w14:paraId="2B9D350A" w14:textId="73677424" w:rsidR="00973FD3" w:rsidRPr="00973FD3" w:rsidRDefault="009217C0" w:rsidP="00973F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973FD3" w:rsidRPr="00973FD3">
        <w:rPr>
          <w:rFonts w:ascii="Arial" w:hAnsi="Arial" w:cs="Arial"/>
          <w:sz w:val="24"/>
          <w:szCs w:val="24"/>
        </w:rPr>
        <w:t xml:space="preserve">Refere-se às funcionalidades que o </w:t>
      </w:r>
      <w:r w:rsidR="00973FD3" w:rsidRPr="00973FD3">
        <w:rPr>
          <w:rFonts w:ascii="Arial" w:hAnsi="Arial" w:cs="Arial"/>
          <w:i/>
          <w:iCs/>
          <w:sz w:val="24"/>
          <w:szCs w:val="24"/>
        </w:rPr>
        <w:t xml:space="preserve">software </w:t>
      </w:r>
      <w:r w:rsidR="00973FD3" w:rsidRPr="00973FD3">
        <w:rPr>
          <w:rFonts w:ascii="Arial" w:hAnsi="Arial" w:cs="Arial"/>
          <w:sz w:val="24"/>
          <w:szCs w:val="24"/>
        </w:rPr>
        <w:t>deverá possuir com o objetivo de satisfazer as necessidades analisadas:</w:t>
      </w:r>
    </w:p>
    <w:p w14:paraId="16E5C969" w14:textId="4B2391F7" w:rsidR="00D12813" w:rsidRDefault="006B553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RF01 – </w:t>
      </w:r>
      <w:commentRangeStart w:id="16"/>
      <w:r w:rsidR="00973FD3" w:rsidRPr="00973FD3">
        <w:rPr>
          <w:rFonts w:ascii="Arial" w:hAnsi="Arial" w:cs="Arial"/>
          <w:sz w:val="24"/>
          <w:szCs w:val="24"/>
        </w:rPr>
        <w:t>O software realizará o Cadastro e Login de Usuários;</w:t>
      </w:r>
      <w:commentRangeEnd w:id="16"/>
      <w:r w:rsidR="00A4426F">
        <w:rPr>
          <w:rStyle w:val="Refdecomentrio"/>
        </w:rPr>
        <w:commentReference w:id="16"/>
      </w:r>
    </w:p>
    <w:p w14:paraId="0E94DAA6" w14:textId="581AA1DA" w:rsidR="006B553C" w:rsidRDefault="006B553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RF02 –</w:t>
      </w:r>
      <w:r w:rsidR="00973FD3">
        <w:rPr>
          <w:rFonts w:ascii="Arial" w:hAnsi="Arial" w:cs="Arial"/>
          <w:sz w:val="24"/>
          <w:szCs w:val="24"/>
        </w:rPr>
        <w:t xml:space="preserve"> </w:t>
      </w:r>
      <w:commentRangeStart w:id="17"/>
      <w:r w:rsidR="00973FD3" w:rsidRPr="00973FD3">
        <w:rPr>
          <w:rFonts w:ascii="Arial" w:hAnsi="Arial" w:cs="Arial"/>
          <w:sz w:val="24"/>
          <w:szCs w:val="24"/>
        </w:rPr>
        <w:t>Intera</w:t>
      </w:r>
      <w:r w:rsidR="00973FD3">
        <w:rPr>
          <w:rFonts w:ascii="Arial" w:hAnsi="Arial" w:cs="Arial"/>
          <w:sz w:val="24"/>
          <w:szCs w:val="24"/>
        </w:rPr>
        <w:t xml:space="preserve">ção </w:t>
      </w:r>
      <w:r w:rsidR="00973FD3" w:rsidRPr="00973FD3">
        <w:rPr>
          <w:rFonts w:ascii="Arial" w:hAnsi="Arial" w:cs="Arial"/>
          <w:sz w:val="24"/>
          <w:szCs w:val="24"/>
        </w:rPr>
        <w:t>com outros usuários através de curtidas e comentários;</w:t>
      </w:r>
      <w:commentRangeEnd w:id="17"/>
      <w:r w:rsidR="00A4426F">
        <w:rPr>
          <w:rStyle w:val="Refdecomentrio"/>
        </w:rPr>
        <w:commentReference w:id="17"/>
      </w:r>
    </w:p>
    <w:p w14:paraId="0B309BB8" w14:textId="03E92FE4" w:rsidR="006B553C" w:rsidRDefault="006B553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RF03 –</w:t>
      </w:r>
      <w:r w:rsidR="00973FD3">
        <w:rPr>
          <w:rFonts w:ascii="Arial" w:hAnsi="Arial" w:cs="Arial"/>
          <w:sz w:val="24"/>
          <w:szCs w:val="24"/>
        </w:rPr>
        <w:t xml:space="preserve"> </w:t>
      </w:r>
      <w:commentRangeStart w:id="18"/>
      <w:r w:rsidR="00973FD3" w:rsidRPr="00973FD3">
        <w:rPr>
          <w:rFonts w:ascii="Arial" w:hAnsi="Arial" w:cs="Arial"/>
          <w:sz w:val="24"/>
          <w:szCs w:val="24"/>
        </w:rPr>
        <w:t>Compartilhamento de ideias buscando a solução do problema;</w:t>
      </w:r>
      <w:commentRangeEnd w:id="18"/>
      <w:r w:rsidR="00A4426F">
        <w:rPr>
          <w:rStyle w:val="Refdecomentrio"/>
        </w:rPr>
        <w:commentReference w:id="18"/>
      </w:r>
    </w:p>
    <w:p w14:paraId="2EDB8642" w14:textId="48B78DBA" w:rsidR="006B553C" w:rsidRDefault="006B553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RF04 –</w:t>
      </w:r>
      <w:r w:rsidR="00973FD3">
        <w:rPr>
          <w:rFonts w:ascii="Arial" w:hAnsi="Arial" w:cs="Arial"/>
          <w:sz w:val="24"/>
          <w:szCs w:val="24"/>
        </w:rPr>
        <w:t xml:space="preserve"> </w:t>
      </w:r>
      <w:r w:rsidR="00973FD3" w:rsidRPr="00973FD3">
        <w:rPr>
          <w:rFonts w:ascii="Arial" w:hAnsi="Arial" w:cs="Arial"/>
          <w:sz w:val="24"/>
          <w:szCs w:val="24"/>
        </w:rPr>
        <w:t xml:space="preserve">Filtragem de problemas por </w:t>
      </w:r>
      <w:commentRangeStart w:id="19"/>
      <w:r w:rsidR="00973FD3" w:rsidRPr="00973FD3">
        <w:rPr>
          <w:rFonts w:ascii="Arial" w:hAnsi="Arial" w:cs="Arial"/>
          <w:sz w:val="24"/>
          <w:szCs w:val="24"/>
        </w:rPr>
        <w:t>categorias</w:t>
      </w:r>
      <w:commentRangeEnd w:id="19"/>
      <w:r w:rsidR="00A4426F">
        <w:rPr>
          <w:rStyle w:val="Refdecomentrio"/>
        </w:rPr>
        <w:commentReference w:id="19"/>
      </w:r>
      <w:r w:rsidR="00973FD3">
        <w:rPr>
          <w:rFonts w:ascii="Arial" w:hAnsi="Arial" w:cs="Arial"/>
          <w:sz w:val="24"/>
          <w:szCs w:val="24"/>
        </w:rPr>
        <w:t>;</w:t>
      </w:r>
    </w:p>
    <w:p w14:paraId="77FDCE21" w14:textId="1647D037" w:rsidR="006B553C" w:rsidRDefault="006B553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RF05 –</w:t>
      </w:r>
      <w:r w:rsidR="00973FD3">
        <w:rPr>
          <w:rFonts w:ascii="Arial" w:hAnsi="Arial" w:cs="Arial"/>
          <w:sz w:val="24"/>
          <w:szCs w:val="24"/>
        </w:rPr>
        <w:t xml:space="preserve"> </w:t>
      </w:r>
      <w:r w:rsidR="00973FD3" w:rsidRPr="00973FD3">
        <w:rPr>
          <w:rFonts w:ascii="Arial" w:hAnsi="Arial" w:cs="Arial"/>
          <w:sz w:val="24"/>
          <w:szCs w:val="24"/>
        </w:rPr>
        <w:t>Sistema de gamificação com conquistas e progresso</w:t>
      </w:r>
      <w:r w:rsidR="00973FD3">
        <w:rPr>
          <w:rFonts w:ascii="Arial" w:hAnsi="Arial" w:cs="Arial"/>
          <w:sz w:val="24"/>
          <w:szCs w:val="24"/>
        </w:rPr>
        <w:t>;</w:t>
      </w:r>
    </w:p>
    <w:p w14:paraId="7A26388D" w14:textId="4FC6BCDA" w:rsidR="006B553C" w:rsidRDefault="006B553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RF06 –</w:t>
      </w:r>
      <w:r w:rsidR="00973FD3">
        <w:rPr>
          <w:rFonts w:ascii="Arial" w:hAnsi="Arial" w:cs="Arial"/>
          <w:sz w:val="24"/>
          <w:szCs w:val="24"/>
        </w:rPr>
        <w:t xml:space="preserve"> </w:t>
      </w:r>
      <w:r w:rsidR="00973FD3" w:rsidRPr="00973FD3">
        <w:rPr>
          <w:rFonts w:ascii="Arial" w:hAnsi="Arial" w:cs="Arial"/>
          <w:sz w:val="24"/>
          <w:szCs w:val="24"/>
        </w:rPr>
        <w:t>Sugestões personalizadas baseadas nas interações do usuário</w:t>
      </w:r>
      <w:r w:rsidR="00973FD3">
        <w:rPr>
          <w:rFonts w:ascii="Arial" w:hAnsi="Arial" w:cs="Arial"/>
          <w:sz w:val="24"/>
          <w:szCs w:val="24"/>
        </w:rPr>
        <w:t>;</w:t>
      </w:r>
    </w:p>
    <w:p w14:paraId="26593D52" w14:textId="6391145A" w:rsidR="006B553C" w:rsidRDefault="006B553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RF07 –</w:t>
      </w:r>
      <w:r w:rsidR="00973FD3">
        <w:rPr>
          <w:rFonts w:ascii="Arial" w:hAnsi="Arial" w:cs="Arial"/>
          <w:sz w:val="24"/>
          <w:szCs w:val="24"/>
        </w:rPr>
        <w:t xml:space="preserve"> </w:t>
      </w:r>
      <w:r w:rsidR="00973FD3" w:rsidRPr="00973FD3">
        <w:rPr>
          <w:rFonts w:ascii="Arial" w:hAnsi="Arial" w:cs="Arial"/>
          <w:sz w:val="24"/>
          <w:szCs w:val="24"/>
        </w:rPr>
        <w:t>Desafios diários para incentivar o engajamento</w:t>
      </w:r>
      <w:r w:rsidR="00973FD3">
        <w:rPr>
          <w:rFonts w:ascii="Arial" w:hAnsi="Arial" w:cs="Arial"/>
          <w:sz w:val="24"/>
          <w:szCs w:val="24"/>
        </w:rPr>
        <w:t>.</w:t>
      </w:r>
    </w:p>
    <w:p w14:paraId="1048D921" w14:textId="2E768080" w:rsidR="006B553C" w:rsidRDefault="006B553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FB1FF0" w14:textId="77777777" w:rsidR="006B553C" w:rsidRPr="00D12813" w:rsidRDefault="006B553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86C73BA" w14:textId="77777777" w:rsidR="00D12813" w:rsidRDefault="00D1281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0" w:name="_Toc14160046"/>
      <w:r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20"/>
    </w:p>
    <w:p w14:paraId="68CDF50D" w14:textId="2273CAD0" w:rsidR="00254D7C" w:rsidRPr="00254D7C" w:rsidRDefault="009217C0" w:rsidP="00254D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r w:rsidR="00254D7C" w:rsidRPr="00254D7C">
        <w:rPr>
          <w:rFonts w:ascii="Arial" w:hAnsi="Arial" w:cs="Arial"/>
          <w:sz w:val="24"/>
          <w:szCs w:val="24"/>
        </w:rPr>
        <w:t>Enquanto os requisitos funcionais delineiam o que um software deve fazer, os requisitos não funcionais especificam como o software deve fazer isso.</w:t>
      </w:r>
    </w:p>
    <w:p w14:paraId="43A04AFC" w14:textId="0DF8427D" w:rsidR="00D12813" w:rsidRDefault="006B553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commentRangeStart w:id="21"/>
      <w:r>
        <w:rPr>
          <w:rFonts w:ascii="Arial" w:hAnsi="Arial" w:cs="Arial"/>
          <w:sz w:val="24"/>
          <w:szCs w:val="24"/>
        </w:rPr>
        <w:t>RNF01 –</w:t>
      </w:r>
      <w:r w:rsidR="00761048">
        <w:rPr>
          <w:rFonts w:ascii="Arial" w:hAnsi="Arial" w:cs="Arial"/>
          <w:sz w:val="24"/>
          <w:szCs w:val="24"/>
        </w:rPr>
        <w:t xml:space="preserve"> </w:t>
      </w:r>
      <w:r w:rsidR="001C41DD">
        <w:rPr>
          <w:rFonts w:ascii="Arial" w:hAnsi="Arial" w:cs="Arial"/>
          <w:sz w:val="24"/>
          <w:szCs w:val="24"/>
        </w:rPr>
        <w:t>O software terá feedback responsivo, ou seja, teremos interação.</w:t>
      </w:r>
      <w:commentRangeEnd w:id="21"/>
      <w:r w:rsidR="00A4426F">
        <w:rPr>
          <w:rStyle w:val="Refdecomentrio"/>
        </w:rPr>
        <w:commentReference w:id="21"/>
      </w:r>
    </w:p>
    <w:p w14:paraId="21485EF9" w14:textId="11182BE4" w:rsidR="001C41DD" w:rsidRDefault="001C41DD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commentRangeStart w:id="22"/>
      <w:r>
        <w:rPr>
          <w:rFonts w:ascii="Arial" w:hAnsi="Arial" w:cs="Arial"/>
          <w:sz w:val="24"/>
          <w:szCs w:val="24"/>
        </w:rPr>
        <w:t xml:space="preserve">RNF02 – As ideias que surgirem dentro da plataforma, poderão ser usadas por qualquer usuário, sendo protegidas exceto em casos de </w:t>
      </w:r>
      <w:proofErr w:type="spellStart"/>
      <w:r>
        <w:rPr>
          <w:rFonts w:ascii="Arial" w:hAnsi="Arial" w:cs="Arial"/>
          <w:sz w:val="24"/>
          <w:szCs w:val="24"/>
        </w:rPr>
        <w:t>patentiação</w:t>
      </w:r>
      <w:proofErr w:type="spellEnd"/>
      <w:r>
        <w:rPr>
          <w:rFonts w:ascii="Arial" w:hAnsi="Arial" w:cs="Arial"/>
          <w:sz w:val="24"/>
          <w:szCs w:val="24"/>
        </w:rPr>
        <w:t>.</w:t>
      </w:r>
      <w:commentRangeEnd w:id="22"/>
      <w:r w:rsidR="00A4426F">
        <w:rPr>
          <w:rStyle w:val="Refdecomentrio"/>
        </w:rPr>
        <w:commentReference w:id="22"/>
      </w:r>
    </w:p>
    <w:p w14:paraId="7D5358C5" w14:textId="77777777" w:rsidR="006B553C" w:rsidRPr="00D12813" w:rsidRDefault="006B553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7698A06" w14:textId="77777777" w:rsidR="00D12813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6E0F846" w14:textId="77777777" w:rsidR="005C2145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FA16515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3" w:name="_Toc14160047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23"/>
    </w:p>
    <w:p w14:paraId="0DAF8D54" w14:textId="2E4687EF" w:rsidR="0064000A" w:rsidRDefault="009217C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64000A"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0BEA91BD" w14:textId="350E0070" w:rsidR="002E3A20" w:rsidRPr="006E5A8F" w:rsidRDefault="006E5A8F" w:rsidP="006E5A8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PRE01 - </w:t>
      </w:r>
      <w:r w:rsidRPr="006E5A8F">
        <w:rPr>
          <w:rFonts w:ascii="Arial" w:hAnsi="Arial" w:cs="Arial"/>
          <w:sz w:val="24"/>
          <w:szCs w:val="24"/>
        </w:rPr>
        <w:t>O projeto será</w:t>
      </w:r>
      <w:r>
        <w:rPr>
          <w:rFonts w:ascii="Arial" w:hAnsi="Arial" w:cs="Arial"/>
          <w:sz w:val="24"/>
          <w:szCs w:val="24"/>
        </w:rPr>
        <w:t xml:space="preserve"> arquitetado, estruturado e</w:t>
      </w:r>
      <w:r w:rsidRPr="006E5A8F">
        <w:rPr>
          <w:rFonts w:ascii="Arial" w:hAnsi="Arial" w:cs="Arial"/>
          <w:sz w:val="24"/>
          <w:szCs w:val="24"/>
        </w:rPr>
        <w:t xml:space="preserve"> desenvolvido por 4 alunos;</w:t>
      </w:r>
    </w:p>
    <w:p w14:paraId="3919AA20" w14:textId="698CF31F" w:rsidR="006E5A8F" w:rsidRDefault="006E5A8F" w:rsidP="006E5A8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PRE02 - </w:t>
      </w:r>
      <w:r w:rsidRPr="006E5A8F">
        <w:rPr>
          <w:rFonts w:ascii="Arial" w:hAnsi="Arial" w:cs="Arial"/>
          <w:sz w:val="24"/>
          <w:szCs w:val="24"/>
        </w:rPr>
        <w:t xml:space="preserve">Teremos os professores para </w:t>
      </w:r>
      <w:r>
        <w:rPr>
          <w:rFonts w:ascii="Arial" w:hAnsi="Arial" w:cs="Arial"/>
          <w:sz w:val="24"/>
          <w:szCs w:val="24"/>
        </w:rPr>
        <w:t>esclarecer</w:t>
      </w:r>
      <w:r w:rsidRPr="006E5A8F">
        <w:rPr>
          <w:rFonts w:ascii="Arial" w:hAnsi="Arial" w:cs="Arial"/>
          <w:sz w:val="24"/>
          <w:szCs w:val="24"/>
        </w:rPr>
        <w:t xml:space="preserve"> nossas dúvidas durante a criação do TCC</w:t>
      </w:r>
      <w:r>
        <w:rPr>
          <w:rFonts w:ascii="Arial" w:hAnsi="Arial" w:cs="Arial"/>
          <w:sz w:val="24"/>
          <w:szCs w:val="24"/>
        </w:rPr>
        <w:t>;</w:t>
      </w:r>
    </w:p>
    <w:p w14:paraId="340AEFDE" w14:textId="596E3A74" w:rsidR="006E5A8F" w:rsidRDefault="006E5A8F" w:rsidP="006E5A8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PRE03 - O prazo final da entrega do projeto ocorrerá no dia 09/12/2024;</w:t>
      </w:r>
    </w:p>
    <w:p w14:paraId="74C6754A" w14:textId="54F9C768" w:rsidR="0007118A" w:rsidRDefault="006E5A8F" w:rsidP="006E5A8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PRE04 </w:t>
      </w:r>
      <w:r w:rsidR="0007118A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07118A">
        <w:rPr>
          <w:rFonts w:ascii="Arial" w:hAnsi="Arial" w:cs="Arial"/>
          <w:sz w:val="24"/>
          <w:szCs w:val="24"/>
        </w:rPr>
        <w:t>Basicamente serão utilizados 4 Sprints para execução do software;</w:t>
      </w:r>
    </w:p>
    <w:p w14:paraId="0D63C3FD" w14:textId="56C584C6" w:rsidR="0007118A" w:rsidRDefault="0007118A" w:rsidP="006E5A8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PRE05 – Para elaboração, utilizaremos metodologias ágeis;</w:t>
      </w:r>
    </w:p>
    <w:p w14:paraId="557E8495" w14:textId="42F6447C" w:rsidR="0007118A" w:rsidRDefault="0007118A" w:rsidP="006E5A8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PRE06 – Nosso projeto terá as seguintes tecnologias: React Native, Typescript e Tailwind(CSS);</w:t>
      </w:r>
    </w:p>
    <w:p w14:paraId="086F84ED" w14:textId="5A6E59A5" w:rsidR="0007118A" w:rsidRDefault="0007118A" w:rsidP="006E5A8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PRE07 – </w:t>
      </w:r>
      <w:r w:rsidR="00EB6F6B">
        <w:rPr>
          <w:rFonts w:ascii="Arial" w:hAnsi="Arial" w:cs="Arial"/>
          <w:sz w:val="24"/>
          <w:szCs w:val="24"/>
        </w:rPr>
        <w:t>Usaremos a seguinte plataforma de desenvolvimento: Visual Studio Code;</w:t>
      </w:r>
    </w:p>
    <w:p w14:paraId="5671F704" w14:textId="28C63F12" w:rsidR="00405861" w:rsidRPr="00405861" w:rsidRDefault="00405861" w:rsidP="006E5A8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PRE08 </w:t>
      </w:r>
      <w:r w:rsidRPr="00405861">
        <w:rPr>
          <w:rFonts w:ascii="Arial" w:hAnsi="Arial" w:cs="Arial"/>
          <w:sz w:val="24"/>
          <w:szCs w:val="24"/>
        </w:rPr>
        <w:t>– O Backup dos arquivos deverá ocorrer ao final de cada ciclo no software GitHub</w:t>
      </w:r>
      <w:r w:rsidR="006B553C">
        <w:rPr>
          <w:rFonts w:ascii="Arial" w:hAnsi="Arial" w:cs="Arial"/>
          <w:sz w:val="24"/>
          <w:szCs w:val="24"/>
        </w:rPr>
        <w:t>.</w:t>
      </w:r>
    </w:p>
    <w:p w14:paraId="300BEC29" w14:textId="3467CC4D" w:rsidR="0007118A" w:rsidRDefault="0007118A" w:rsidP="006E5A8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BD2197" w14:textId="493288EA" w:rsidR="0007118A" w:rsidRPr="006E5A8F" w:rsidRDefault="0007118A" w:rsidP="006E5A8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0FD51C" w14:textId="77777777" w:rsidR="006E5A8F" w:rsidRPr="006E5A8F" w:rsidRDefault="006E5A8F" w:rsidP="006E5A8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0EFFDB" w14:textId="77777777" w:rsidR="0055289F" w:rsidRPr="0064000A" w:rsidRDefault="0055289F" w:rsidP="0064000A"/>
    <w:p w14:paraId="54D1E0FA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12B0BB87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4" w:name="_Toc14160048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24"/>
    </w:p>
    <w:p w14:paraId="05F500B7" w14:textId="6926419B" w:rsidR="0064000A" w:rsidRDefault="009217C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r w:rsidR="0064000A"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6C01A968" w14:textId="686B67BB" w:rsidR="006B553C" w:rsidRDefault="006B553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RES01 – </w:t>
      </w:r>
      <w:r w:rsidR="007161EE">
        <w:rPr>
          <w:rFonts w:ascii="Arial" w:hAnsi="Arial" w:cs="Arial"/>
          <w:sz w:val="24"/>
          <w:szCs w:val="24"/>
        </w:rPr>
        <w:t xml:space="preserve"> </w:t>
      </w:r>
      <w:r w:rsidR="007161EE" w:rsidRPr="007161EE">
        <w:rPr>
          <w:rFonts w:ascii="Arial" w:hAnsi="Arial" w:cs="Arial"/>
          <w:sz w:val="24"/>
          <w:szCs w:val="24"/>
        </w:rPr>
        <w:t>O s</w:t>
      </w:r>
      <w:r w:rsidR="007161EE">
        <w:rPr>
          <w:rFonts w:ascii="Arial" w:hAnsi="Arial" w:cs="Arial"/>
          <w:sz w:val="24"/>
          <w:szCs w:val="24"/>
        </w:rPr>
        <w:t>oftware</w:t>
      </w:r>
      <w:r w:rsidR="007161EE" w:rsidRPr="007161EE">
        <w:rPr>
          <w:rFonts w:ascii="Arial" w:hAnsi="Arial" w:cs="Arial"/>
          <w:sz w:val="24"/>
          <w:szCs w:val="24"/>
        </w:rPr>
        <w:t xml:space="preserve"> deve ser editado/desenvolvido usando React </w:t>
      </w:r>
      <w:r w:rsidR="007161EE">
        <w:rPr>
          <w:rFonts w:ascii="Arial" w:hAnsi="Arial" w:cs="Arial"/>
          <w:sz w:val="24"/>
          <w:szCs w:val="24"/>
        </w:rPr>
        <w:t>Native</w:t>
      </w:r>
      <w:r w:rsidR="007161EE" w:rsidRPr="007161EE">
        <w:rPr>
          <w:rFonts w:ascii="Arial" w:hAnsi="Arial" w:cs="Arial"/>
          <w:sz w:val="24"/>
          <w:szCs w:val="24"/>
        </w:rPr>
        <w:t xml:space="preserve"> no Visual Studio Code. </w:t>
      </w:r>
    </w:p>
    <w:p w14:paraId="45AE79C8" w14:textId="333C8365" w:rsidR="006B553C" w:rsidRDefault="006B553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RES02 –</w:t>
      </w:r>
      <w:r w:rsidR="00824A94">
        <w:rPr>
          <w:rFonts w:ascii="Arial" w:hAnsi="Arial" w:cs="Arial"/>
          <w:sz w:val="24"/>
          <w:szCs w:val="24"/>
        </w:rPr>
        <w:t xml:space="preserve"> </w:t>
      </w:r>
      <w:r w:rsidR="007161EE" w:rsidRPr="007161EE">
        <w:rPr>
          <w:rFonts w:ascii="Arial" w:hAnsi="Arial" w:cs="Arial"/>
          <w:sz w:val="24"/>
          <w:szCs w:val="24"/>
        </w:rPr>
        <w:t xml:space="preserve">Verificar as tarefas para o desenvolvimento do projeto no </w:t>
      </w:r>
      <w:r w:rsidR="007161EE">
        <w:rPr>
          <w:rFonts w:ascii="Arial" w:hAnsi="Arial" w:cs="Arial"/>
          <w:sz w:val="24"/>
          <w:szCs w:val="24"/>
        </w:rPr>
        <w:t>Planner;</w:t>
      </w:r>
    </w:p>
    <w:p w14:paraId="1901BAB9" w14:textId="3F0B444B" w:rsidR="006B553C" w:rsidRDefault="006B553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RES03 –</w:t>
      </w:r>
      <w:r w:rsidR="00956495">
        <w:rPr>
          <w:rFonts w:ascii="Arial" w:hAnsi="Arial" w:cs="Arial"/>
          <w:sz w:val="24"/>
          <w:szCs w:val="24"/>
        </w:rPr>
        <w:t xml:space="preserve"> </w:t>
      </w:r>
      <w:r w:rsidR="00254D7C" w:rsidRPr="00C83F76">
        <w:rPr>
          <w:rFonts w:ascii="Arial" w:hAnsi="Arial" w:cs="Arial"/>
          <w:sz w:val="24"/>
          <w:szCs w:val="24"/>
        </w:rPr>
        <w:t xml:space="preserve">Para arquivamento de dados utilizaremos o </w:t>
      </w:r>
      <w:commentRangeStart w:id="25"/>
      <w:proofErr w:type="spellStart"/>
      <w:r w:rsidR="00254D7C" w:rsidRPr="00C83F76">
        <w:rPr>
          <w:rFonts w:ascii="Arial" w:hAnsi="Arial" w:cs="Arial"/>
          <w:sz w:val="24"/>
          <w:szCs w:val="24"/>
        </w:rPr>
        <w:t>Firebase</w:t>
      </w:r>
      <w:commentRangeEnd w:id="25"/>
      <w:proofErr w:type="spellEnd"/>
      <w:r w:rsidR="00A4426F">
        <w:rPr>
          <w:rStyle w:val="Refdecomentrio"/>
        </w:rPr>
        <w:commentReference w:id="25"/>
      </w:r>
      <w:r w:rsidR="00254D7C" w:rsidRPr="00C83F76">
        <w:rPr>
          <w:rFonts w:ascii="Arial" w:hAnsi="Arial" w:cs="Arial"/>
          <w:sz w:val="24"/>
          <w:szCs w:val="24"/>
        </w:rPr>
        <w:t>, que é basicamente um banco de dados na nuvem</w:t>
      </w:r>
      <w:r w:rsidR="00254D7C">
        <w:rPr>
          <w:rFonts w:ascii="Arial" w:hAnsi="Arial" w:cs="Arial"/>
          <w:sz w:val="24"/>
          <w:szCs w:val="24"/>
        </w:rPr>
        <w:t>;</w:t>
      </w:r>
    </w:p>
    <w:p w14:paraId="5BED593E" w14:textId="3E27D1F2" w:rsidR="006B553C" w:rsidRDefault="006B553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RES04 – </w:t>
      </w:r>
      <w:r w:rsidR="00254D7C">
        <w:rPr>
          <w:rFonts w:ascii="Arial" w:hAnsi="Arial" w:cs="Arial"/>
          <w:sz w:val="24"/>
          <w:szCs w:val="24"/>
        </w:rPr>
        <w:t>Usaremos a linguagem TypeScript para construção do backend.</w:t>
      </w:r>
    </w:p>
    <w:p w14:paraId="6A7582E5" w14:textId="77777777" w:rsidR="0064000A" w:rsidRPr="0064000A" w:rsidRDefault="0064000A" w:rsidP="0064000A"/>
    <w:p w14:paraId="392B6F39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56A3FD" w14:textId="77777777" w:rsidR="0064000A" w:rsidRP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6" w:name="_Toc14160049"/>
      <w:r w:rsidRPr="0064000A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26"/>
    </w:p>
    <w:p w14:paraId="60DE0949" w14:textId="15A0D54D" w:rsidR="0064000A" w:rsidRDefault="009217C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64000A"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</w:t>
      </w:r>
      <w:r w:rsidR="00792A39">
        <w:rPr>
          <w:rFonts w:ascii="Arial" w:hAnsi="Arial" w:cs="Arial"/>
          <w:sz w:val="24"/>
          <w:szCs w:val="24"/>
        </w:rPr>
        <w:t xml:space="preserve"> Através dos seguintes tópicos:</w:t>
      </w:r>
      <w:r w:rsidR="0064000A" w:rsidRPr="0064000A">
        <w:rPr>
          <w:rFonts w:ascii="Arial" w:hAnsi="Arial" w:cs="Arial"/>
          <w:sz w:val="24"/>
          <w:szCs w:val="24"/>
        </w:rPr>
        <w:t xml:space="preserve"> </w:t>
      </w:r>
      <w:r w:rsidR="002F0272">
        <w:rPr>
          <w:rFonts w:ascii="Arial" w:hAnsi="Arial" w:cs="Arial"/>
          <w:sz w:val="24"/>
          <w:szCs w:val="24"/>
        </w:rPr>
        <w:t>Q</w:t>
      </w:r>
      <w:r w:rsidR="0064000A" w:rsidRPr="0064000A">
        <w:rPr>
          <w:rFonts w:ascii="Arial" w:hAnsi="Arial" w:cs="Arial"/>
          <w:sz w:val="24"/>
          <w:szCs w:val="24"/>
        </w:rPr>
        <w:t>ual é a ameaça, o impacto que o mesmo pode causar no desenvolvimento do projeto, sua probabilidade de acontecer e o risco (produto da multiplicação de “Impacto” com “Probabilidade”)</w:t>
      </w:r>
      <w:r w:rsidR="00EA2E0C">
        <w:rPr>
          <w:rFonts w:ascii="Arial" w:hAnsi="Arial" w:cs="Arial"/>
          <w:sz w:val="24"/>
          <w:szCs w:val="24"/>
        </w:rPr>
        <w:t>.</w:t>
      </w:r>
    </w:p>
    <w:p w14:paraId="4E7D2E8D" w14:textId="5E0E0E50" w:rsidR="00EA2E0C" w:rsidRPr="0064000A" w:rsidRDefault="00EA2E0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commentRangeStart w:id="27"/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C47F2BF" wp14:editId="664E35A1">
            <wp:extent cx="5638800" cy="2339072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isco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996" cy="234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7"/>
      <w:r w:rsidR="00A4426F">
        <w:rPr>
          <w:rStyle w:val="Refdecomentrio"/>
        </w:rPr>
        <w:commentReference w:id="27"/>
      </w:r>
    </w:p>
    <w:p w14:paraId="41171055" w14:textId="7C0C470C" w:rsidR="0064000A" w:rsidRPr="0064000A" w:rsidRDefault="00EA2E0C" w:rsidP="00EA2E0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Tabela 1 – Riscos</w:t>
      </w:r>
      <w:r w:rsidR="002D1575">
        <w:rPr>
          <w:rFonts w:ascii="Arial" w:hAnsi="Arial" w:cs="Arial"/>
          <w:sz w:val="24"/>
          <w:szCs w:val="24"/>
        </w:rPr>
        <w:t xml:space="preserve"> Gerais</w:t>
      </w:r>
    </w:p>
    <w:p w14:paraId="2CDA6C6A" w14:textId="77777777" w:rsidR="0064000A" w:rsidRP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8" w:name="_Toc14160050"/>
      <w:r w:rsidRPr="0064000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28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527DE8B0" w14:textId="508216C0" w:rsidR="0064000A" w:rsidRDefault="009217C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</w:t>
      </w:r>
      <w:r w:rsidR="0064000A"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ás ameaças com maior impacto e probabilidade de acontecer. </w:t>
      </w:r>
    </w:p>
    <w:p w14:paraId="10522711" w14:textId="77777777" w:rsidR="002D1575" w:rsidRDefault="002D157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</w:t>
      </w:r>
      <w:r w:rsidR="006A204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0FF3B6B" wp14:editId="67DF3631">
            <wp:extent cx="1866900" cy="15525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pact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21A2DAE" wp14:editId="58B26FB6">
            <wp:extent cx="1857375" cy="15335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babilidad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5" cy="153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</w:t>
      </w:r>
    </w:p>
    <w:p w14:paraId="2B79F9E2" w14:textId="054E4E02" w:rsidR="00EA2E0C" w:rsidRDefault="002D1575" w:rsidP="002D157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Tabela 2 e 3 – Impacto e Probabilidade</w:t>
      </w:r>
    </w:p>
    <w:p w14:paraId="1CE38525" w14:textId="77777777" w:rsidR="00EA2E0C" w:rsidRPr="0064000A" w:rsidRDefault="00EA2E0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547B08" w14:textId="77777777" w:rsid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9" w:name="_Toc14160051"/>
      <w:r w:rsidRPr="0064000A">
        <w:rPr>
          <w:rFonts w:ascii="Arial" w:hAnsi="Arial" w:cs="Arial"/>
          <w:color w:val="auto"/>
          <w:sz w:val="24"/>
          <w:szCs w:val="24"/>
        </w:rPr>
        <w:t>Planos de ação</w:t>
      </w:r>
      <w:bookmarkEnd w:id="29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B00CC9B" w14:textId="09D04FB4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  <w:r w:rsidR="002D1575">
        <w:rPr>
          <w:rFonts w:ascii="Arial" w:hAnsi="Arial" w:cs="Arial"/>
          <w:sz w:val="24"/>
          <w:szCs w:val="24"/>
        </w:rPr>
        <w:t>:</w:t>
      </w:r>
    </w:p>
    <w:p w14:paraId="178E5E85" w14:textId="3773648B" w:rsidR="002D1575" w:rsidRPr="0064000A" w:rsidRDefault="002D157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E4F692" wp14:editId="7FFC4CFE">
            <wp:extent cx="5886450" cy="328588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lucao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493" cy="329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22F7" w14:textId="77777777" w:rsidR="0064000A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E680A3D" w14:textId="29484078" w:rsidR="0064000A" w:rsidRDefault="00796134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0" w:name="_Toc14160052"/>
      <w:r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30"/>
    </w:p>
    <w:p w14:paraId="53DE0FAA" w14:textId="1B0AB528" w:rsidR="006B553C" w:rsidRPr="006B553C" w:rsidRDefault="006B553C" w:rsidP="006B553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 tópicos a seguir, teremos todas as etapas desenvolvidas durante a primeira etapa do projeto.</w:t>
      </w:r>
    </w:p>
    <w:p w14:paraId="0A34B8A9" w14:textId="77777777" w:rsidR="00796134" w:rsidRDefault="00796134" w:rsidP="0079613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1" w:name="_Toc14160053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31"/>
    </w:p>
    <w:p w14:paraId="541A950E" w14:textId="4A9BF1F0" w:rsidR="009D3379" w:rsidRDefault="00221005" w:rsidP="00A770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primeiro Sprint, começamos organizando as informações cruciais, que seriam a escolha do projeto a ser desenvolvido e o nome da squad. Posteriormente decidimos quais ferramentas iriamos utilizar, despertando assim as tarefas que deveriam serem executadas.</w:t>
      </w:r>
      <w:r w:rsidR="009D3379">
        <w:rPr>
          <w:rFonts w:ascii="Arial" w:hAnsi="Arial" w:cs="Arial"/>
          <w:sz w:val="24"/>
          <w:szCs w:val="24"/>
        </w:rPr>
        <w:t xml:space="preserve"> Ficando listadas no Planner as atividades a seguir:</w:t>
      </w:r>
    </w:p>
    <w:p w14:paraId="0D55DD80" w14:textId="573B49BB" w:rsidR="009D3379" w:rsidRDefault="009D3379" w:rsidP="009D337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D3379">
        <w:rPr>
          <w:rFonts w:ascii="Arial" w:hAnsi="Arial" w:cs="Arial"/>
          <w:sz w:val="24"/>
          <w:szCs w:val="24"/>
        </w:rPr>
        <w:t>Decidir o tema do projeto;</w:t>
      </w:r>
    </w:p>
    <w:p w14:paraId="1024DBFE" w14:textId="77777777" w:rsidR="009D3379" w:rsidRPr="009D3379" w:rsidRDefault="009D3379" w:rsidP="009D337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D3379">
        <w:rPr>
          <w:rFonts w:ascii="Arial" w:hAnsi="Arial" w:cs="Arial"/>
          <w:sz w:val="24"/>
          <w:szCs w:val="24"/>
        </w:rPr>
        <w:t>Desenvolver um logo para o projeto;</w:t>
      </w:r>
    </w:p>
    <w:p w14:paraId="0F60B518" w14:textId="77777777" w:rsidR="009D3379" w:rsidRPr="009D3379" w:rsidRDefault="009D3379" w:rsidP="009D337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D3379">
        <w:rPr>
          <w:rFonts w:ascii="Arial" w:hAnsi="Arial" w:cs="Arial"/>
          <w:sz w:val="24"/>
          <w:szCs w:val="24"/>
        </w:rPr>
        <w:t>Confecção dos wireframes das telas;</w:t>
      </w:r>
    </w:p>
    <w:p w14:paraId="5B6B14E7" w14:textId="4F57E064" w:rsidR="009D3379" w:rsidRDefault="009D3379" w:rsidP="009D337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Definir e gerar as tabelas de Análises de Risco;</w:t>
      </w:r>
    </w:p>
    <w:p w14:paraId="6577BD14" w14:textId="1CE3FB13" w:rsidR="009D3379" w:rsidRDefault="009D3379" w:rsidP="009D337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Desenvolver </w:t>
      </w:r>
      <w:proofErr w:type="gramStart"/>
      <w:r>
        <w:rPr>
          <w:rFonts w:ascii="Arial" w:hAnsi="Arial" w:cs="Arial"/>
          <w:sz w:val="24"/>
          <w:szCs w:val="24"/>
        </w:rPr>
        <w:t>Diagrama(</w:t>
      </w:r>
      <w:proofErr w:type="gramEnd"/>
      <w:r>
        <w:rPr>
          <w:rFonts w:ascii="Arial" w:hAnsi="Arial" w:cs="Arial"/>
          <w:sz w:val="24"/>
          <w:szCs w:val="24"/>
        </w:rPr>
        <w:t>Caso de uso);</w:t>
      </w:r>
    </w:p>
    <w:p w14:paraId="64709607" w14:textId="4A9B90DD" w:rsidR="009D3379" w:rsidRDefault="009D3379" w:rsidP="009D337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Documentar o projeto;</w:t>
      </w:r>
    </w:p>
    <w:p w14:paraId="2B8A1F7B" w14:textId="24503CB4" w:rsidR="009D3379" w:rsidRDefault="009D3379" w:rsidP="009D337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 o Daily Scrum;</w:t>
      </w:r>
    </w:p>
    <w:p w14:paraId="35357964" w14:textId="297F852C" w:rsidR="00F93032" w:rsidRDefault="00F93032" w:rsidP="009D3379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telas frontEnd.</w:t>
      </w:r>
    </w:p>
    <w:p w14:paraId="6962F9BF" w14:textId="77777777" w:rsidR="009D3379" w:rsidRPr="009D3379" w:rsidRDefault="009D3379" w:rsidP="009D337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222EF5" w14:textId="6ED0A422" w:rsidR="009D3379" w:rsidRPr="009D3379" w:rsidRDefault="009D3379" w:rsidP="009D337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E870A6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2" w:name="_Toc14160054"/>
      <w:r>
        <w:rPr>
          <w:rFonts w:ascii="Arial" w:hAnsi="Arial" w:cs="Arial"/>
          <w:color w:val="auto"/>
          <w:sz w:val="24"/>
          <w:szCs w:val="24"/>
        </w:rPr>
        <w:t>Product Backlog</w:t>
      </w:r>
      <w:bookmarkEnd w:id="32"/>
    </w:p>
    <w:p w14:paraId="3A3680C6" w14:textId="68CBFCC0" w:rsidR="00796134" w:rsidRDefault="001D5A2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tiveram alterações nesse tópico</w:t>
      </w:r>
      <w:r w:rsidR="00796134">
        <w:rPr>
          <w:rFonts w:ascii="Arial" w:hAnsi="Arial" w:cs="Arial"/>
          <w:sz w:val="24"/>
          <w:szCs w:val="24"/>
        </w:rPr>
        <w:t>.</w:t>
      </w:r>
    </w:p>
    <w:p w14:paraId="57F6F80E" w14:textId="179E62D1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3" w:name="_Toc14160055"/>
      <w:commentRangeStart w:id="34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3"/>
      <w:commentRangeEnd w:id="34"/>
      <w:r w:rsidR="00A4426F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34"/>
      </w:r>
    </w:p>
    <w:p w14:paraId="0EBAF086" w14:textId="7365700A" w:rsidR="0057143D" w:rsidRDefault="00A074B7" w:rsidP="0057143D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Desenvolvemos</w:t>
      </w:r>
      <w:r w:rsidR="0057143D" w:rsidRPr="0057143D">
        <w:rPr>
          <w:rFonts w:ascii="Arial" w:hAnsi="Arial" w:cs="Arial"/>
          <w:sz w:val="24"/>
          <w:szCs w:val="24"/>
        </w:rPr>
        <w:t xml:space="preserve"> um logo para o projeto;</w:t>
      </w:r>
    </w:p>
    <w:p w14:paraId="34AA0977" w14:textId="3FAD905E" w:rsidR="0057143D" w:rsidRDefault="00A074B7" w:rsidP="0057143D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Trabalhamos na c</w:t>
      </w:r>
      <w:r w:rsidR="0057143D" w:rsidRPr="0057143D">
        <w:rPr>
          <w:rFonts w:ascii="Arial" w:hAnsi="Arial" w:cs="Arial"/>
          <w:sz w:val="24"/>
          <w:szCs w:val="24"/>
        </w:rPr>
        <w:t>onfecção dos wireframes das telas;</w:t>
      </w:r>
    </w:p>
    <w:p w14:paraId="64DC37C0" w14:textId="0413211C" w:rsidR="0057143D" w:rsidRDefault="00A074B7" w:rsidP="0057143D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Iniciamos a documentação</w:t>
      </w:r>
      <w:r w:rsidR="0057143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</w:t>
      </w:r>
      <w:r w:rsidR="0057143D">
        <w:rPr>
          <w:rFonts w:ascii="Arial" w:hAnsi="Arial" w:cs="Arial"/>
          <w:sz w:val="24"/>
          <w:szCs w:val="24"/>
        </w:rPr>
        <w:t>o projeto;</w:t>
      </w:r>
    </w:p>
    <w:p w14:paraId="758C6275" w14:textId="57EA1F03" w:rsidR="0057143D" w:rsidRDefault="00A074B7" w:rsidP="0057143D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Desenvolvemos </w:t>
      </w:r>
      <w:r w:rsidR="0057143D">
        <w:rPr>
          <w:rFonts w:ascii="Arial" w:hAnsi="Arial" w:cs="Arial"/>
          <w:sz w:val="24"/>
          <w:szCs w:val="24"/>
        </w:rPr>
        <w:t xml:space="preserve">as telas </w:t>
      </w:r>
      <w:proofErr w:type="spellStart"/>
      <w:r>
        <w:rPr>
          <w:rFonts w:ascii="Arial" w:hAnsi="Arial" w:cs="Arial"/>
          <w:sz w:val="24"/>
          <w:szCs w:val="24"/>
        </w:rPr>
        <w:t>frontEnd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619D344" w14:textId="77777777" w:rsidR="0057143D" w:rsidRPr="0057143D" w:rsidRDefault="0057143D" w:rsidP="0057143D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419DAE" w14:textId="77777777" w:rsidR="00544876" w:rsidRPr="00544876" w:rsidRDefault="00544876" w:rsidP="00544876"/>
    <w:p w14:paraId="18AFD390" w14:textId="0B0C8979" w:rsidR="00B33AF6" w:rsidRDefault="00B33AF6" w:rsidP="00B33AF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5" w:name="_Toc14160056"/>
      <w:r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  <w:bookmarkEnd w:id="35"/>
    </w:p>
    <w:p w14:paraId="7B029F00" w14:textId="23B8D903" w:rsidR="00A770A6" w:rsidRPr="00A770A6" w:rsidRDefault="00A770A6" w:rsidP="00A770A6">
      <w:pPr>
        <w:spacing w:line="360" w:lineRule="auto"/>
        <w:jc w:val="both"/>
        <w:rPr>
          <w:sz w:val="24"/>
          <w:szCs w:val="24"/>
        </w:rPr>
      </w:pPr>
      <w:r w:rsidRPr="00A770A6">
        <w:rPr>
          <w:rFonts w:ascii="Arial" w:hAnsi="Arial" w:cs="Arial"/>
          <w:color w:val="001D35"/>
          <w:sz w:val="24"/>
          <w:szCs w:val="24"/>
          <w:shd w:val="clear" w:color="auto" w:fill="FFFFFF"/>
        </w:rPr>
        <w:t xml:space="preserve">O gráfico de </w:t>
      </w:r>
      <w:r>
        <w:rPr>
          <w:rFonts w:ascii="Arial" w:hAnsi="Arial" w:cs="Arial"/>
          <w:color w:val="001D35"/>
          <w:sz w:val="24"/>
          <w:szCs w:val="24"/>
          <w:shd w:val="clear" w:color="auto" w:fill="FFFFFF"/>
        </w:rPr>
        <w:t xml:space="preserve">Burn Down Chart, </w:t>
      </w:r>
      <w:r w:rsidRPr="00A770A6">
        <w:rPr>
          <w:rFonts w:ascii="Arial" w:hAnsi="Arial" w:cs="Arial"/>
          <w:color w:val="001D35"/>
          <w:sz w:val="24"/>
          <w:szCs w:val="24"/>
          <w:shd w:val="clear" w:color="auto" w:fill="FFFFFF"/>
        </w:rPr>
        <w:t>é uma ferramenta que mostra a quantidade de trabalho a ser feito e o trabalho já concluído em um projeto. Ele é útil para equipes que trabalham em sprints, pois indica se os prazos serão cumpridos.</w:t>
      </w:r>
      <w:r w:rsidR="006636CE">
        <w:rPr>
          <w:rFonts w:ascii="Arial" w:hAnsi="Arial" w:cs="Arial"/>
          <w:color w:val="001D35"/>
          <w:sz w:val="24"/>
          <w:szCs w:val="24"/>
          <w:shd w:val="clear" w:color="auto" w:fill="FFFFFF"/>
        </w:rPr>
        <w:t xml:space="preserve"> Dessa forma, o gráfico a seguir, demonstra que tivemos 60 horas para </w:t>
      </w:r>
      <w:r w:rsidR="00121AD2">
        <w:rPr>
          <w:rFonts w:ascii="Arial" w:hAnsi="Arial" w:cs="Arial"/>
          <w:color w:val="001D35"/>
          <w:sz w:val="24"/>
          <w:szCs w:val="24"/>
          <w:shd w:val="clear" w:color="auto" w:fill="FFFFFF"/>
        </w:rPr>
        <w:t>desenvolver a primeira parte do software.</w:t>
      </w:r>
    </w:p>
    <w:p w14:paraId="2C53EB58" w14:textId="231C3B6D" w:rsidR="00B33AF6" w:rsidRPr="00D13F72" w:rsidRDefault="009B6D32" w:rsidP="00B33AF6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commentRangeStart w:id="36"/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D2077A1" wp14:editId="7B65B4C3">
            <wp:extent cx="5172075" cy="30881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rndow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851" cy="31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6"/>
      <w:r w:rsidR="0075459F">
        <w:rPr>
          <w:rStyle w:val="Refdecomentrio"/>
        </w:rPr>
        <w:commentReference w:id="36"/>
      </w:r>
    </w:p>
    <w:p w14:paraId="400A1EBB" w14:textId="2974FEE6" w:rsidR="00221005" w:rsidRDefault="00F47BB4" w:rsidP="00221005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7" w:name="_Toc14160057"/>
      <w:r>
        <w:rPr>
          <w:rFonts w:ascii="Arial" w:hAnsi="Arial" w:cs="Arial"/>
          <w:color w:val="auto"/>
          <w:sz w:val="24"/>
          <w:szCs w:val="24"/>
        </w:rPr>
        <w:t>Diagramas</w:t>
      </w:r>
      <w:bookmarkEnd w:id="37"/>
    </w:p>
    <w:p w14:paraId="4BB4971F" w14:textId="1C2F0540" w:rsidR="00A074B7" w:rsidRPr="00A074B7" w:rsidRDefault="00A074B7" w:rsidP="00A074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Diagrama de Caso de Uso a seguir expressa visualmente algumas funções que o Usuário deverá utilizar dentro de nosso software.</w:t>
      </w:r>
    </w:p>
    <w:p w14:paraId="1160B45C" w14:textId="39101D54" w:rsidR="001D5A24" w:rsidRDefault="001D5A24" w:rsidP="001D5A24">
      <w:commentRangeStart w:id="38"/>
      <w:r>
        <w:rPr>
          <w:noProof/>
          <w:lang w:eastAsia="pt-BR"/>
        </w:rPr>
        <w:lastRenderedPageBreak/>
        <w:drawing>
          <wp:inline distT="0" distB="0" distL="0" distR="0" wp14:anchorId="3A41FD67" wp14:editId="4C813DE5">
            <wp:extent cx="5886450" cy="6013732"/>
            <wp:effectExtent l="0" t="0" r="0" b="6350"/>
            <wp:docPr id="140012560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25600" name="Imagem 140012560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408" cy="601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8"/>
      <w:r w:rsidR="0075459F">
        <w:rPr>
          <w:rStyle w:val="Refdecomentrio"/>
        </w:rPr>
        <w:commentReference w:id="38"/>
      </w:r>
    </w:p>
    <w:p w14:paraId="7A902304" w14:textId="77777777" w:rsidR="001D5A24" w:rsidRDefault="001D5A24" w:rsidP="001D5A24"/>
    <w:p w14:paraId="367603AB" w14:textId="6B5441C9" w:rsidR="001D5A24" w:rsidRPr="001D5A24" w:rsidRDefault="001D5A24" w:rsidP="001D5A2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</w:t>
      </w:r>
      <w:r w:rsidR="00221005">
        <w:rPr>
          <w:rFonts w:ascii="Arial" w:hAnsi="Arial" w:cs="Arial"/>
          <w:sz w:val="24"/>
          <w:szCs w:val="24"/>
        </w:rPr>
        <w:t xml:space="preserve">Diagrama </w:t>
      </w:r>
      <w:r>
        <w:rPr>
          <w:rFonts w:ascii="Arial" w:hAnsi="Arial" w:cs="Arial"/>
          <w:sz w:val="24"/>
          <w:szCs w:val="24"/>
        </w:rPr>
        <w:t>Caso de Uso - Usuários</w:t>
      </w:r>
    </w:p>
    <w:p w14:paraId="77264C37" w14:textId="6E960979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9" w:name="_Toc14160058"/>
      <w:commentRangeStart w:id="40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39"/>
      <w:commentRangeEnd w:id="40"/>
      <w:r w:rsidR="0075459F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40"/>
      </w:r>
    </w:p>
    <w:p w14:paraId="0CF65A0D" w14:textId="09D0AC23" w:rsidR="00A770A6" w:rsidRPr="00A770A6" w:rsidRDefault="00A770A6" w:rsidP="00A770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sprint não foi realizado testes.</w:t>
      </w:r>
    </w:p>
    <w:p w14:paraId="1F585865" w14:textId="77777777" w:rsidR="00F47BB4" w:rsidRDefault="00F47BB4" w:rsidP="00F47BB4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1" w:name="_Toc14160059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41"/>
    </w:p>
    <w:p w14:paraId="1B43D2BE" w14:textId="2B0F3693" w:rsidR="00F47BB4" w:rsidRDefault="00A770A6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obtivemos resultados no 1º Sprint.</w:t>
      </w:r>
    </w:p>
    <w:p w14:paraId="13F87168" w14:textId="77777777" w:rsidR="00B33AF6" w:rsidRDefault="00764D46" w:rsidP="00B33AF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2" w:name="_Toc14160060"/>
      <w:r>
        <w:rPr>
          <w:rFonts w:ascii="Arial" w:hAnsi="Arial" w:cs="Arial"/>
          <w:color w:val="auto"/>
          <w:sz w:val="24"/>
          <w:szCs w:val="24"/>
        </w:rPr>
        <w:lastRenderedPageBreak/>
        <w:t xml:space="preserve">Kanban e </w:t>
      </w:r>
      <w:r w:rsidR="00B33AF6">
        <w:rPr>
          <w:rFonts w:ascii="Arial" w:hAnsi="Arial" w:cs="Arial"/>
          <w:color w:val="auto"/>
          <w:sz w:val="24"/>
          <w:szCs w:val="24"/>
        </w:rPr>
        <w:t>Retrospectiva</w:t>
      </w:r>
      <w:bookmarkEnd w:id="42"/>
    </w:p>
    <w:p w14:paraId="3D2366F7" w14:textId="306AFEB0" w:rsidR="00B33AF6" w:rsidRDefault="002C3B57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desse módulo, expressamos através de imagens, como funcionou o 1º Sprint no decorrer de quatro semanas:</w:t>
      </w:r>
    </w:p>
    <w:p w14:paraId="13B96195" w14:textId="685EAE82" w:rsidR="002C3B57" w:rsidRDefault="002C3B57" w:rsidP="00B33AF6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579C4502" w14:textId="77777777" w:rsidR="00C62756" w:rsidRDefault="002C3B57" w:rsidP="002C3B57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A7B5FF1" wp14:editId="33EB63A6">
            <wp:extent cx="5579745" cy="7040880"/>
            <wp:effectExtent l="0" t="0" r="1905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1 1.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04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3E50" w14:textId="08F3A78A" w:rsidR="00F47BB4" w:rsidRPr="00C62756" w:rsidRDefault="00C62756" w:rsidP="002C3B5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ajorEastAsia" w:hAnsi="Arial" w:cs="Arial"/>
          <w:bCs/>
          <w:sz w:val="24"/>
          <w:szCs w:val="24"/>
        </w:rPr>
        <w:t xml:space="preserve">                                             </w:t>
      </w:r>
      <w:r w:rsidR="002C3B57">
        <w:rPr>
          <w:rFonts w:ascii="Arial" w:eastAsiaTheme="majorEastAsia" w:hAnsi="Arial" w:cs="Arial"/>
          <w:bCs/>
          <w:sz w:val="24"/>
          <w:szCs w:val="24"/>
        </w:rPr>
        <w:t>1ª Semana de Desenvolvimento</w:t>
      </w:r>
    </w:p>
    <w:p w14:paraId="03E3462F" w14:textId="41083804" w:rsidR="002C3B57" w:rsidRDefault="002C3B57" w:rsidP="002C3B57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359BB1B" w14:textId="546BE9DA" w:rsidR="002C3B57" w:rsidRDefault="002C3B57" w:rsidP="002C3B57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4AF73187" w14:textId="7A9286E0" w:rsidR="002C3B57" w:rsidRDefault="002C3B57" w:rsidP="002C3B57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commentRangeStart w:id="43"/>
      <w:r>
        <w:rPr>
          <w:rFonts w:ascii="Arial" w:eastAsiaTheme="majorEastAsia" w:hAnsi="Arial" w:cs="Arial"/>
          <w:bCs/>
          <w:noProof/>
          <w:sz w:val="24"/>
          <w:szCs w:val="24"/>
          <w:lang w:eastAsia="pt-BR"/>
        </w:rPr>
        <w:drawing>
          <wp:inline distT="0" distB="0" distL="0" distR="0" wp14:anchorId="624D4B30" wp14:editId="1C74C921">
            <wp:extent cx="5579745" cy="7184390"/>
            <wp:effectExtent l="0" t="0" r="190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S2.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18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3"/>
      <w:r w:rsidR="0075459F">
        <w:rPr>
          <w:rStyle w:val="Refdecomentrio"/>
        </w:rPr>
        <w:commentReference w:id="43"/>
      </w:r>
    </w:p>
    <w:p w14:paraId="3321581B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213DE3DE" w14:textId="40659FAA" w:rsidR="0090159B" w:rsidRDefault="002C3B57" w:rsidP="002C3B5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</w:t>
      </w:r>
      <w:r w:rsidR="003C7B4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2ª Semana de Desenvolvimento</w:t>
      </w:r>
    </w:p>
    <w:p w14:paraId="2255EEA0" w14:textId="77777777" w:rsidR="007A68DB" w:rsidRDefault="007A68DB" w:rsidP="002C3B57">
      <w:pPr>
        <w:jc w:val="both"/>
        <w:rPr>
          <w:rFonts w:ascii="Arial" w:hAnsi="Arial" w:cs="Arial"/>
          <w:sz w:val="24"/>
          <w:szCs w:val="24"/>
        </w:rPr>
      </w:pPr>
    </w:p>
    <w:p w14:paraId="61471D22" w14:textId="77777777" w:rsidR="007A68DB" w:rsidRDefault="007A68DB" w:rsidP="002C3B57">
      <w:pPr>
        <w:jc w:val="both"/>
        <w:rPr>
          <w:rFonts w:ascii="Arial" w:hAnsi="Arial" w:cs="Arial"/>
          <w:sz w:val="24"/>
          <w:szCs w:val="24"/>
        </w:rPr>
      </w:pPr>
    </w:p>
    <w:p w14:paraId="73CA88D5" w14:textId="6B889EFE" w:rsidR="007A68DB" w:rsidRDefault="007A68DB" w:rsidP="002C3B57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commentRangeStart w:id="44"/>
      <w:r>
        <w:rPr>
          <w:rFonts w:ascii="Arial" w:eastAsiaTheme="majorEastAsia" w:hAnsi="Arial" w:cs="Arial"/>
          <w:b/>
          <w:bCs/>
          <w:noProof/>
          <w:sz w:val="24"/>
          <w:szCs w:val="24"/>
          <w:lang w:eastAsia="pt-BR"/>
        </w:rPr>
        <w:drawing>
          <wp:inline distT="0" distB="0" distL="0" distR="0" wp14:anchorId="73486D7B" wp14:editId="3895E444">
            <wp:extent cx="5579745" cy="7291070"/>
            <wp:effectExtent l="0" t="0" r="1905" b="5080"/>
            <wp:docPr id="4454182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18216" name="Imagem 44541821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29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4"/>
      <w:r w:rsidR="0075459F">
        <w:rPr>
          <w:rStyle w:val="Refdecomentrio"/>
        </w:rPr>
        <w:commentReference w:id="44"/>
      </w:r>
    </w:p>
    <w:p w14:paraId="0D68758E" w14:textId="77777777" w:rsidR="007A68DB" w:rsidRDefault="007A68DB" w:rsidP="002C3B57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3956243" w14:textId="2A7CD94A" w:rsidR="007A68DB" w:rsidRDefault="007A68DB" w:rsidP="007A68DB">
      <w:pPr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 xml:space="preserve">                                           3ª Semana de Desenvolvimento</w:t>
      </w:r>
    </w:p>
    <w:p w14:paraId="352E67E1" w14:textId="77777777" w:rsidR="00C62756" w:rsidRDefault="00C62756" w:rsidP="007A68DB">
      <w:pPr>
        <w:rPr>
          <w:rFonts w:ascii="Arial" w:eastAsiaTheme="majorEastAsia" w:hAnsi="Arial" w:cs="Arial"/>
          <w:sz w:val="24"/>
          <w:szCs w:val="24"/>
        </w:rPr>
      </w:pPr>
    </w:p>
    <w:p w14:paraId="5053E576" w14:textId="77777777" w:rsidR="00C62756" w:rsidRDefault="00C62756" w:rsidP="007A68DB">
      <w:pPr>
        <w:rPr>
          <w:rFonts w:ascii="Arial" w:eastAsiaTheme="majorEastAsia" w:hAnsi="Arial" w:cs="Arial"/>
          <w:sz w:val="24"/>
          <w:szCs w:val="24"/>
        </w:rPr>
      </w:pPr>
    </w:p>
    <w:p w14:paraId="402E2E98" w14:textId="77777777" w:rsidR="00C62756" w:rsidRDefault="00C62756" w:rsidP="00C62756">
      <w:pPr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noProof/>
          <w:sz w:val="24"/>
          <w:szCs w:val="24"/>
          <w:lang w:eastAsia="pt-BR"/>
        </w:rPr>
        <w:drawing>
          <wp:inline distT="0" distB="0" distL="0" distR="0" wp14:anchorId="080E5140" wp14:editId="54E28998">
            <wp:extent cx="5579745" cy="6524625"/>
            <wp:effectExtent l="0" t="0" r="190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prints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064E" w14:textId="77777777" w:rsidR="00C62756" w:rsidRDefault="00C62756" w:rsidP="00C62756">
      <w:pPr>
        <w:rPr>
          <w:rFonts w:ascii="Arial" w:eastAsiaTheme="majorEastAsia" w:hAnsi="Arial" w:cs="Arial"/>
          <w:sz w:val="24"/>
          <w:szCs w:val="24"/>
        </w:rPr>
      </w:pPr>
    </w:p>
    <w:p w14:paraId="10BFF436" w14:textId="091E97BC" w:rsidR="00C62756" w:rsidRDefault="00C62756" w:rsidP="00C62756">
      <w:pPr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 xml:space="preserve">                                          4ª Semana de Desenvolvimento</w:t>
      </w:r>
    </w:p>
    <w:p w14:paraId="5F41E417" w14:textId="77777777" w:rsidR="00C62756" w:rsidRDefault="00C62756" w:rsidP="007A68DB">
      <w:pPr>
        <w:rPr>
          <w:rFonts w:ascii="Arial" w:eastAsiaTheme="majorEastAsia" w:hAnsi="Arial" w:cs="Arial"/>
          <w:sz w:val="24"/>
          <w:szCs w:val="24"/>
        </w:rPr>
      </w:pPr>
    </w:p>
    <w:p w14:paraId="7DD834CC" w14:textId="77777777" w:rsidR="00C62756" w:rsidRDefault="00C62756" w:rsidP="007A68DB">
      <w:pPr>
        <w:rPr>
          <w:rFonts w:ascii="Arial" w:eastAsiaTheme="majorEastAsia" w:hAnsi="Arial" w:cs="Arial"/>
          <w:sz w:val="24"/>
          <w:szCs w:val="24"/>
        </w:rPr>
      </w:pPr>
    </w:p>
    <w:p w14:paraId="6A6E6C45" w14:textId="77777777" w:rsidR="00C62756" w:rsidRPr="007A68DB" w:rsidRDefault="00C62756" w:rsidP="007A68DB">
      <w:pPr>
        <w:rPr>
          <w:rFonts w:ascii="Arial" w:eastAsiaTheme="majorEastAsia" w:hAnsi="Arial" w:cs="Arial"/>
          <w:sz w:val="24"/>
          <w:szCs w:val="24"/>
        </w:rPr>
      </w:pPr>
    </w:p>
    <w:p w14:paraId="5E5B903E" w14:textId="77777777" w:rsidR="00796134" w:rsidRDefault="00796134" w:rsidP="00F47BB4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5" w:name="_Toc14160061"/>
      <w:commentRangeStart w:id="46"/>
      <w:r w:rsidRPr="0064000A">
        <w:rPr>
          <w:rFonts w:ascii="Arial" w:hAnsi="Arial" w:cs="Arial"/>
          <w:color w:val="auto"/>
          <w:sz w:val="24"/>
          <w:szCs w:val="24"/>
        </w:rPr>
        <w:t>Modelo de Dados</w:t>
      </w:r>
      <w:bookmarkEnd w:id="45"/>
      <w:commentRangeEnd w:id="46"/>
      <w:r w:rsidR="0075459F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46"/>
      </w:r>
    </w:p>
    <w:p w14:paraId="79B97722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B1C40AC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47" w:name="_Toc14160062"/>
      <w:r>
        <w:rPr>
          <w:rFonts w:ascii="Arial" w:hAnsi="Arial" w:cs="Arial"/>
          <w:b w:val="0"/>
          <w:color w:val="auto"/>
          <w:sz w:val="24"/>
          <w:szCs w:val="24"/>
        </w:rPr>
        <w:t>Diagrama de Entidade e Relacionamento</w:t>
      </w:r>
      <w:bookmarkEnd w:id="47"/>
    </w:p>
    <w:p w14:paraId="65E9E0EC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as entidades necessárias para a construção do Banco de Dados; Os relacionamentos e o seu grau, ou seja, a quantidade de entidades que estão ligadas ao relacionamento.</w:t>
      </w:r>
    </w:p>
    <w:p w14:paraId="5866A0CA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48" w:name="_Toc14160063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Modelo </w:t>
      </w:r>
      <w:r>
        <w:rPr>
          <w:rFonts w:ascii="Arial" w:hAnsi="Arial" w:cs="Arial"/>
          <w:b w:val="0"/>
          <w:color w:val="auto"/>
          <w:sz w:val="24"/>
          <w:szCs w:val="24"/>
        </w:rPr>
        <w:t>lógico</w:t>
      </w:r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do banco de dados</w:t>
      </w:r>
      <w:bookmarkEnd w:id="48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7433442A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6DCAF6D7" w14:textId="77777777" w:rsidR="00796134" w:rsidRPr="0064000A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49" w:name="_Toc14160064"/>
      <w:r w:rsidRPr="0064000A">
        <w:rPr>
          <w:rFonts w:ascii="Arial" w:hAnsi="Arial" w:cs="Arial"/>
          <w:b w:val="0"/>
          <w:color w:val="auto"/>
          <w:sz w:val="24"/>
          <w:szCs w:val="24"/>
        </w:rPr>
        <w:t>Dicionário de dados</w:t>
      </w:r>
      <w:bookmarkEnd w:id="49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1E6C926A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4639AD2C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2DB54175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50" w:name="_Toc14160065"/>
      <w:r w:rsidRPr="0064000A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50"/>
    </w:p>
    <w:p w14:paraId="1D9D027E" w14:textId="77777777" w:rsidR="0064000A" w:rsidRPr="0090159B" w:rsidRDefault="0090159B" w:rsidP="0090159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2B755F36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50D26060" w14:textId="77777777" w:rsidR="0090159B" w:rsidRPr="007C6981" w:rsidRDefault="0090159B" w:rsidP="0090159B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1" w:name="_Toc14160066"/>
      <w:r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51"/>
    </w:p>
    <w:p w14:paraId="31C820D6" w14:textId="77777777" w:rsid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2" w:name="_Toc14160067"/>
      <w:bookmarkStart w:id="53" w:name="_Toc90215145"/>
      <w:r w:rsidRPr="00AB0D1F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52"/>
    </w:p>
    <w:p w14:paraId="65A0830A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9CFF38B" w14:textId="77777777" w:rsidR="00AB0D1F" w:rsidRPr="00AB0D1F" w:rsidRDefault="0090159B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4" w:name="_Toc14160068"/>
      <w:r w:rsidRPr="00AB0D1F">
        <w:rPr>
          <w:rFonts w:ascii="Arial" w:hAnsi="Arial" w:cs="Arial"/>
          <w:color w:val="auto"/>
          <w:sz w:val="24"/>
          <w:szCs w:val="24"/>
        </w:rPr>
        <w:t>Constatações</w:t>
      </w:r>
      <w:bookmarkStart w:id="55" w:name="_Toc90215144"/>
      <w:bookmarkEnd w:id="53"/>
      <w:bookmarkEnd w:id="54"/>
      <w:r w:rsidR="00AB0D1F" w:rsidRPr="00AB0D1F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55"/>
    <w:p w14:paraId="19BEFE54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4F2FA665" w14:textId="77777777" w:rsidR="0090159B" w:rsidRP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6" w:name="_Toc90215146"/>
      <w:bookmarkStart w:id="57" w:name="_Toc14160069"/>
      <w:r>
        <w:rPr>
          <w:rFonts w:ascii="Arial" w:hAnsi="Arial" w:cs="Arial"/>
          <w:color w:val="auto"/>
          <w:sz w:val="24"/>
          <w:szCs w:val="24"/>
        </w:rPr>
        <w:t>S</w:t>
      </w:r>
      <w:r w:rsidR="0090159B" w:rsidRPr="00AB0D1F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56"/>
      <w:bookmarkEnd w:id="57"/>
      <w:r w:rsidR="0090159B" w:rsidRPr="00AB0D1F">
        <w:rPr>
          <w:rFonts w:ascii="Arial" w:hAnsi="Arial" w:cs="Arial"/>
          <w:color w:val="auto"/>
          <w:sz w:val="24"/>
          <w:szCs w:val="24"/>
        </w:rPr>
        <w:tab/>
      </w:r>
    </w:p>
    <w:p w14:paraId="720F4E46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503ACE9C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7B15282F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B39A64" w14:textId="77777777" w:rsidR="00430467" w:rsidRPr="007C6981" w:rsidRDefault="00430467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8" w:name="_Toc14160070"/>
      <w:commentRangeStart w:id="59"/>
      <w:r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58"/>
      <w:commentRangeEnd w:id="59"/>
      <w:r w:rsidR="0075459F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59"/>
      </w:r>
    </w:p>
    <w:p w14:paraId="0636F055" w14:textId="77777777" w:rsidR="00B63473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vai o texto de referências (MORE)</w:t>
      </w:r>
    </w:p>
    <w:p w14:paraId="04AEA60E" w14:textId="77777777" w:rsidR="00B63473" w:rsidRDefault="00B63473" w:rsidP="00B63473">
      <w:r>
        <w:br w:type="page"/>
      </w:r>
    </w:p>
    <w:p w14:paraId="3B250AE7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0" w:name="_Toc14160071"/>
      <w:r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60"/>
    </w:p>
    <w:p w14:paraId="17201304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448644CA" w14:textId="77777777" w:rsidR="00B63473" w:rsidRDefault="00B63473" w:rsidP="00B63473">
      <w:r>
        <w:br w:type="page"/>
      </w:r>
    </w:p>
    <w:p w14:paraId="6E09C608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1" w:name="_Toc14160072"/>
      <w:r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61"/>
    </w:p>
    <w:p w14:paraId="07FF1A25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609AAD05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EC7FC5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3EE7213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9AFDA6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018C5D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72BB6E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8D374F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8FD56C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30"/>
      <w:headerReference w:type="default" r:id="rId31"/>
      <w:footerReference w:type="default" r:id="rId32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" w:author="Paulo Henrique Pansani" w:date="2024-09-09T10:08:00Z" w:initials="PP">
    <w:p w14:paraId="465BA77D" w14:textId="77777777" w:rsidR="00A4426F" w:rsidRDefault="00A4426F" w:rsidP="00A4426F">
      <w:pPr>
        <w:pStyle w:val="Textodecomentrio"/>
      </w:pPr>
      <w:r>
        <w:rPr>
          <w:rStyle w:val="Refdecomentrio"/>
        </w:rPr>
        <w:annotationRef/>
      </w:r>
      <w:r>
        <w:t>Então é no agradecimento, não dedicatória</w:t>
      </w:r>
    </w:p>
  </w:comment>
  <w:comment w:id="2" w:author="Paulo Henrique Pansani" w:date="2024-09-09T10:08:00Z" w:initials="PP">
    <w:p w14:paraId="06377E90" w14:textId="77777777" w:rsidR="00A4426F" w:rsidRDefault="00A4426F" w:rsidP="00A4426F">
      <w:pPr>
        <w:pStyle w:val="Textodecomentrio"/>
      </w:pPr>
      <w:r>
        <w:rPr>
          <w:rStyle w:val="Refdecomentrio"/>
        </w:rPr>
        <w:annotationRef/>
      </w:r>
      <w:r>
        <w:t>idem</w:t>
      </w:r>
    </w:p>
  </w:comment>
  <w:comment w:id="3" w:author="Paulo Henrique Pansani" w:date="2024-09-09T10:08:00Z" w:initials="PP">
    <w:p w14:paraId="28A8377D" w14:textId="77777777" w:rsidR="00A4426F" w:rsidRDefault="00A4426F" w:rsidP="00A4426F">
      <w:pPr>
        <w:pStyle w:val="Textodecomentrio"/>
      </w:pPr>
      <w:r>
        <w:rPr>
          <w:rStyle w:val="Refdecomentrio"/>
        </w:rPr>
        <w:annotationRef/>
      </w:r>
      <w:r>
        <w:t>Aí, aqui agradeceram de novo, mas pelo menos tá no lugar certo</w:t>
      </w:r>
    </w:p>
  </w:comment>
  <w:comment w:id="6" w:author="Paulo Henrique Pansani" w:date="2024-09-09T10:10:00Z" w:initials="PP">
    <w:p w14:paraId="0F7A330B" w14:textId="77777777" w:rsidR="00A4426F" w:rsidRDefault="00A4426F" w:rsidP="00A4426F">
      <w:pPr>
        <w:pStyle w:val="Textodecomentrio"/>
      </w:pPr>
      <w:r>
        <w:rPr>
          <w:rStyle w:val="Refdecomentrio"/>
        </w:rPr>
        <w:annotationRef/>
      </w:r>
      <w:r>
        <w:t>Não existe nada como isso no mercado hoje? Forums por exemplo são resolvem esse problema de vocês? Porque eu usaria o solveit e não forums/discord?</w:t>
      </w:r>
    </w:p>
  </w:comment>
  <w:comment w:id="9" w:author="Paulo Henrique Pansani" w:date="2024-09-09T10:11:00Z" w:initials="PP">
    <w:p w14:paraId="25F74BDA" w14:textId="77777777" w:rsidR="00A4426F" w:rsidRDefault="00A4426F" w:rsidP="00A4426F">
      <w:pPr>
        <w:pStyle w:val="Textodecomentrio"/>
      </w:pPr>
      <w:r>
        <w:rPr>
          <w:rStyle w:val="Refdecomentrio"/>
        </w:rPr>
        <w:annotationRef/>
      </w:r>
      <w:r>
        <w:t>Viu, vocês estão fazendo um forum...</w:t>
      </w:r>
    </w:p>
  </w:comment>
  <w:comment w:id="11" w:author="Paulo Henrique Pansani" w:date="2024-09-09T10:12:00Z" w:initials="PP">
    <w:p w14:paraId="049C5A37" w14:textId="77777777" w:rsidR="00A4426F" w:rsidRDefault="00A4426F" w:rsidP="00A4426F">
      <w:pPr>
        <w:pStyle w:val="Textodecomentrio"/>
      </w:pPr>
      <w:r>
        <w:rPr>
          <w:rStyle w:val="Refdecomentrio"/>
        </w:rPr>
        <w:annotationRef/>
      </w:r>
      <w:r>
        <w:t>Banco? S.O? mais nada?</w:t>
      </w:r>
    </w:p>
  </w:comment>
  <w:comment w:id="15" w:author="Paulo Henrique Pansani" w:date="2024-09-09T10:12:00Z" w:initials="PP">
    <w:p w14:paraId="39D3E864" w14:textId="77777777" w:rsidR="00A4426F" w:rsidRDefault="00A4426F" w:rsidP="00A4426F">
      <w:pPr>
        <w:pStyle w:val="Textodecomentrio"/>
      </w:pPr>
      <w:r>
        <w:rPr>
          <w:rStyle w:val="Refdecomentrio"/>
        </w:rPr>
        <w:annotationRef/>
      </w:r>
      <w:r>
        <w:t>Está em formato de pilha? Não parece...</w:t>
      </w:r>
    </w:p>
  </w:comment>
  <w:comment w:id="16" w:author="Paulo Henrique Pansani" w:date="2024-09-09T10:13:00Z" w:initials="PP">
    <w:p w14:paraId="3C6A1FF8" w14:textId="77777777" w:rsidR="00A4426F" w:rsidRDefault="00A4426F" w:rsidP="00A4426F">
      <w:pPr>
        <w:pStyle w:val="Textodecomentrio"/>
      </w:pPr>
      <w:r>
        <w:rPr>
          <w:rStyle w:val="Refdecomentrio"/>
        </w:rPr>
        <w:annotationRef/>
      </w:r>
      <w:r>
        <w:t>Uma coisa é o cadastro, outra é autenticação, não?</w:t>
      </w:r>
    </w:p>
  </w:comment>
  <w:comment w:id="17" w:author="Paulo Henrique Pansani" w:date="2024-09-09T10:13:00Z" w:initials="PP">
    <w:p w14:paraId="461A2E13" w14:textId="77777777" w:rsidR="00A4426F" w:rsidRDefault="00A4426F" w:rsidP="00A4426F">
      <w:pPr>
        <w:pStyle w:val="Textodecomentrio"/>
      </w:pPr>
      <w:r>
        <w:rPr>
          <w:rStyle w:val="Refdecomentrio"/>
        </w:rPr>
        <w:annotationRef/>
      </w:r>
      <w:r>
        <w:t>Uma coisa é a curtida, outra o comentário, não?</w:t>
      </w:r>
    </w:p>
  </w:comment>
  <w:comment w:id="18" w:author="Paulo Henrique Pansani" w:date="2024-09-09T10:12:00Z" w:initials="PP">
    <w:p w14:paraId="3BB70426" w14:textId="03A66903" w:rsidR="00A4426F" w:rsidRDefault="00A4426F" w:rsidP="00A4426F">
      <w:pPr>
        <w:pStyle w:val="Textodecomentrio"/>
      </w:pPr>
      <w:r>
        <w:rPr>
          <w:rStyle w:val="Refdecomentrio"/>
        </w:rPr>
        <w:annotationRef/>
      </w:r>
      <w:r>
        <w:t>Como isso é feito? Qual a funcionalidade do sistema que permite isso? Não está detalhando corretamente um requisito aqui</w:t>
      </w:r>
    </w:p>
  </w:comment>
  <w:comment w:id="19" w:author="Paulo Henrique Pansani" w:date="2024-09-09T10:14:00Z" w:initials="PP">
    <w:p w14:paraId="2FA8296A" w14:textId="77777777" w:rsidR="00A4426F" w:rsidRDefault="00A4426F" w:rsidP="00A4426F">
      <w:pPr>
        <w:pStyle w:val="Textodecomentrio"/>
      </w:pPr>
      <w:r>
        <w:rPr>
          <w:rStyle w:val="Refdecomentrio"/>
        </w:rPr>
        <w:annotationRef/>
      </w:r>
      <w:r>
        <w:t>Ué, mas vai ter categorias? Não estou vendo nada sobre isso aqui</w:t>
      </w:r>
    </w:p>
  </w:comment>
  <w:comment w:id="21" w:author="Paulo Henrique Pansani" w:date="2024-09-09T10:14:00Z" w:initials="PP">
    <w:p w14:paraId="1F7DDEB0" w14:textId="77777777" w:rsidR="00A4426F" w:rsidRDefault="00A4426F" w:rsidP="00A4426F">
      <w:pPr>
        <w:pStyle w:val="Textodecomentrio"/>
      </w:pPr>
      <w:r>
        <w:rPr>
          <w:rStyle w:val="Refdecomentrio"/>
        </w:rPr>
        <w:annotationRef/>
      </w:r>
      <w:r>
        <w:t>Não é um requisito não funcional</w:t>
      </w:r>
    </w:p>
  </w:comment>
  <w:comment w:id="22" w:author="Paulo Henrique Pansani" w:date="2024-09-09T10:15:00Z" w:initials="PP">
    <w:p w14:paraId="509AAE54" w14:textId="77777777" w:rsidR="00A4426F" w:rsidRDefault="00A4426F" w:rsidP="00A4426F">
      <w:pPr>
        <w:pStyle w:val="Textodecomentrio"/>
      </w:pPr>
      <w:r>
        <w:rPr>
          <w:rStyle w:val="Refdecomentrio"/>
        </w:rPr>
        <w:annotationRef/>
      </w:r>
      <w:r>
        <w:t>Também não é...</w:t>
      </w:r>
    </w:p>
  </w:comment>
  <w:comment w:id="25" w:author="Paulo Henrique Pansani" w:date="2024-09-09T10:15:00Z" w:initials="PP">
    <w:p w14:paraId="318E3D3D" w14:textId="77777777" w:rsidR="00A4426F" w:rsidRDefault="00A4426F" w:rsidP="00A4426F">
      <w:pPr>
        <w:pStyle w:val="Textodecomentrio"/>
      </w:pPr>
      <w:r>
        <w:rPr>
          <w:rStyle w:val="Refdecomentrio"/>
        </w:rPr>
        <w:annotationRef/>
      </w:r>
      <w:r>
        <w:t>Ahhh, aqui fala do banco!</w:t>
      </w:r>
    </w:p>
  </w:comment>
  <w:comment w:id="27" w:author="Paulo Henrique Pansani" w:date="2024-09-09T10:16:00Z" w:initials="PP">
    <w:p w14:paraId="7259BC64" w14:textId="77777777" w:rsidR="00A4426F" w:rsidRDefault="00A4426F" w:rsidP="00A4426F">
      <w:pPr>
        <w:pStyle w:val="Textodecomentrio"/>
      </w:pPr>
      <w:r>
        <w:rPr>
          <w:rStyle w:val="Refdecomentrio"/>
        </w:rPr>
        <w:annotationRef/>
      </w:r>
      <w:r>
        <w:t>Não está ordenado corretamente</w:t>
      </w:r>
    </w:p>
  </w:comment>
  <w:comment w:id="34" w:author="Paulo Henrique Pansani" w:date="2024-09-09T10:17:00Z" w:initials="PP">
    <w:p w14:paraId="06D4E729" w14:textId="77777777" w:rsidR="00A4426F" w:rsidRDefault="00A4426F" w:rsidP="00A4426F">
      <w:pPr>
        <w:pStyle w:val="Textodecomentrio"/>
      </w:pPr>
      <w:r>
        <w:rPr>
          <w:rStyle w:val="Refdecomentrio"/>
        </w:rPr>
        <w:annotationRef/>
      </w:r>
      <w:r>
        <w:t>Não é um sprint backlog</w:t>
      </w:r>
    </w:p>
  </w:comment>
  <w:comment w:id="36" w:author="Paulo Henrique Pansani" w:date="2024-09-09T10:18:00Z" w:initials="PP">
    <w:p w14:paraId="127B47DD" w14:textId="7A476E5F" w:rsidR="0075459F" w:rsidRDefault="0075459F" w:rsidP="0075459F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drawing>
          <wp:inline distT="0" distB="0" distL="0" distR="0" wp14:anchorId="216234AA" wp14:editId="6DE986E5">
            <wp:extent cx="5579745" cy="3291840"/>
            <wp:effectExtent l="0" t="0" r="1905" b="3810"/>
            <wp:docPr id="1111827054" name="Imagem 1" descr="Pode isso, Arnaldo? - CreativosB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27054" name="Imagem 1111827054" descr="Pode isso, Arnaldo? - CreativosBR"/>
                    <pic:cNvPicPr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AB13" w14:textId="77777777" w:rsidR="0075459F" w:rsidRDefault="0075459F" w:rsidP="0075459F">
      <w:pPr>
        <w:pStyle w:val="Textodecomentrio"/>
      </w:pPr>
    </w:p>
    <w:p w14:paraId="26583677" w14:textId="77777777" w:rsidR="0075459F" w:rsidRDefault="0075459F" w:rsidP="0075459F">
      <w:pPr>
        <w:pStyle w:val="Textodecomentrio"/>
      </w:pPr>
      <w:r>
        <w:t>Começamos o ciclo já estimando que não íamos fazer tudo que era necessário?</w:t>
      </w:r>
    </w:p>
  </w:comment>
  <w:comment w:id="38" w:author="Paulo Henrique Pansani" w:date="2024-09-09T10:19:00Z" w:initials="PP">
    <w:p w14:paraId="308C4DBB" w14:textId="77777777" w:rsidR="0075459F" w:rsidRDefault="0075459F" w:rsidP="0075459F">
      <w:pPr>
        <w:pStyle w:val="Textodecomentrio"/>
      </w:pPr>
      <w:r>
        <w:rPr>
          <w:rStyle w:val="Refdecomentrio"/>
        </w:rPr>
        <w:annotationRef/>
      </w:r>
      <w:r>
        <w:t>Ele só acessa postagens? E vai ter alguma se ninguem consegue postar?</w:t>
      </w:r>
    </w:p>
    <w:p w14:paraId="118ED7E0" w14:textId="77777777" w:rsidR="0075459F" w:rsidRDefault="0075459F" w:rsidP="0075459F">
      <w:pPr>
        <w:pStyle w:val="Textodecomentrio"/>
      </w:pPr>
    </w:p>
    <w:p w14:paraId="49CCFD0F" w14:textId="77777777" w:rsidR="0075459F" w:rsidRDefault="0075459F" w:rsidP="0075459F">
      <w:pPr>
        <w:pStyle w:val="Textodecomentrio"/>
      </w:pPr>
      <w:r>
        <w:t>E falta uma narrativa</w:t>
      </w:r>
    </w:p>
  </w:comment>
  <w:comment w:id="40" w:author="Paulo Henrique Pansani" w:date="2024-09-09T10:20:00Z" w:initials="PP">
    <w:p w14:paraId="469DA8B6" w14:textId="566AADA8" w:rsidR="0075459F" w:rsidRDefault="0075459F" w:rsidP="0075459F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drawing>
          <wp:inline distT="0" distB="0" distL="0" distR="0" wp14:anchorId="5594FBAB" wp14:editId="5369EAA7">
            <wp:extent cx="5579745" cy="3138805"/>
            <wp:effectExtent l="0" t="0" r="1905" b="4445"/>
            <wp:docPr id="689707780" name="Imagem 2" descr="meme genius (@memeprisoner) /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07780" name="Imagem 689707780" descr="meme genius (@memeprisoner) / X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2B2E" w14:textId="77777777" w:rsidR="0075459F" w:rsidRDefault="0075459F" w:rsidP="0075459F">
      <w:pPr>
        <w:pStyle w:val="Textodecomentrio"/>
      </w:pPr>
    </w:p>
    <w:p w14:paraId="242943A7" w14:textId="77777777" w:rsidR="0075459F" w:rsidRDefault="0075459F" w:rsidP="0075459F">
      <w:pPr>
        <w:pStyle w:val="Textodecomentrio"/>
      </w:pPr>
      <w:r>
        <w:t>Você não vai encontrar nenhum erro se não procurar por eles</w:t>
      </w:r>
    </w:p>
  </w:comment>
  <w:comment w:id="43" w:author="Paulo Henrique Pansani" w:date="2024-09-09T10:21:00Z" w:initials="PP">
    <w:p w14:paraId="75A84394" w14:textId="77777777" w:rsidR="0075459F" w:rsidRDefault="0075459F" w:rsidP="0075459F">
      <w:pPr>
        <w:pStyle w:val="Textodecomentrio"/>
      </w:pPr>
      <w:r>
        <w:rPr>
          <w:rStyle w:val="Refdecomentrio"/>
        </w:rPr>
        <w:annotationRef/>
      </w:r>
      <w:r>
        <w:t>Aqui já fala que tem 4 tarefas concluidas mas nem dá pra ver quais são</w:t>
      </w:r>
    </w:p>
  </w:comment>
  <w:comment w:id="44" w:author="Paulo Henrique Pansani" w:date="2024-09-09T10:21:00Z" w:initials="PP">
    <w:p w14:paraId="6F81D35F" w14:textId="77777777" w:rsidR="0075459F" w:rsidRDefault="0075459F" w:rsidP="0075459F">
      <w:pPr>
        <w:pStyle w:val="Textodecomentrio"/>
      </w:pPr>
      <w:r>
        <w:rPr>
          <w:rStyle w:val="Refdecomentrio"/>
        </w:rPr>
        <w:annotationRef/>
      </w:r>
      <w:r>
        <w:t>Aqui viram 5 e nem aberto não está...</w:t>
      </w:r>
    </w:p>
    <w:p w14:paraId="6296D0D5" w14:textId="77777777" w:rsidR="0075459F" w:rsidRDefault="0075459F" w:rsidP="0075459F">
      <w:pPr>
        <w:pStyle w:val="Textodecomentrio"/>
      </w:pPr>
    </w:p>
    <w:p w14:paraId="2F5756AB" w14:textId="77777777" w:rsidR="0075459F" w:rsidRDefault="0075459F" w:rsidP="0075459F">
      <w:pPr>
        <w:pStyle w:val="Textodecomentrio"/>
      </w:pPr>
      <w:r>
        <w:t>Gente, vocês sabem que dá pra aumentar o tamanho da pagina, dá pra girar em paisagem se precisar... Dá pra colocar a imagem bem grande pra caber tudo, não?</w:t>
      </w:r>
    </w:p>
  </w:comment>
  <w:comment w:id="46" w:author="Paulo Henrique Pansani" w:date="2024-09-09T10:22:00Z" w:initials="PP">
    <w:p w14:paraId="0E1BBE0E" w14:textId="77777777" w:rsidR="0075459F" w:rsidRDefault="0075459F" w:rsidP="0075459F">
      <w:pPr>
        <w:pStyle w:val="Textodecomentrio"/>
      </w:pPr>
      <w:r>
        <w:rPr>
          <w:rStyle w:val="Refdecomentrio"/>
        </w:rPr>
        <w:annotationRef/>
      </w:r>
      <w:r>
        <w:t>Nada modelado?</w:t>
      </w:r>
    </w:p>
    <w:p w14:paraId="5956D8EE" w14:textId="77777777" w:rsidR="0075459F" w:rsidRDefault="0075459F" w:rsidP="0075459F">
      <w:pPr>
        <w:pStyle w:val="Textodecomentrio"/>
      </w:pPr>
    </w:p>
    <w:p w14:paraId="73CD04FD" w14:textId="77777777" w:rsidR="0075459F" w:rsidRDefault="0075459F" w:rsidP="0075459F">
      <w:pPr>
        <w:pStyle w:val="Textodecomentrio"/>
      </w:pPr>
      <w:r>
        <w:t>Ah professor, mas estamos usando firebase.</w:t>
      </w:r>
    </w:p>
    <w:p w14:paraId="3C3AF1E0" w14:textId="77777777" w:rsidR="0075459F" w:rsidRDefault="0075459F" w:rsidP="0075459F">
      <w:pPr>
        <w:pStyle w:val="Textodecomentrio"/>
      </w:pPr>
      <w:r>
        <w:t>Ok, não vai ter diagrama relacional, mas precisa documentar o banco (já conversamos sobre isso em sala)</w:t>
      </w:r>
    </w:p>
  </w:comment>
  <w:comment w:id="59" w:author="Paulo Henrique Pansani" w:date="2024-09-09T10:22:00Z" w:initials="PP">
    <w:p w14:paraId="5228E67D" w14:textId="77777777" w:rsidR="0075459F" w:rsidRDefault="0075459F" w:rsidP="0075459F">
      <w:pPr>
        <w:pStyle w:val="Textodecomentrio"/>
      </w:pPr>
      <w:r>
        <w:rPr>
          <w:rStyle w:val="Refdecomentrio"/>
        </w:rPr>
        <w:annotationRef/>
      </w:r>
      <w:r>
        <w:t>Nenhuma?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65BA77D" w15:done="0"/>
  <w15:commentEx w15:paraId="06377E90" w15:done="0"/>
  <w15:commentEx w15:paraId="28A8377D" w15:done="0"/>
  <w15:commentEx w15:paraId="0F7A330B" w15:done="0"/>
  <w15:commentEx w15:paraId="25F74BDA" w15:done="0"/>
  <w15:commentEx w15:paraId="049C5A37" w15:done="0"/>
  <w15:commentEx w15:paraId="39D3E864" w15:done="0"/>
  <w15:commentEx w15:paraId="3C6A1FF8" w15:done="0"/>
  <w15:commentEx w15:paraId="461A2E13" w15:done="0"/>
  <w15:commentEx w15:paraId="3BB70426" w15:done="0"/>
  <w15:commentEx w15:paraId="2FA8296A" w15:done="0"/>
  <w15:commentEx w15:paraId="1F7DDEB0" w15:done="0"/>
  <w15:commentEx w15:paraId="509AAE54" w15:done="0"/>
  <w15:commentEx w15:paraId="318E3D3D" w15:done="0"/>
  <w15:commentEx w15:paraId="7259BC64" w15:done="0"/>
  <w15:commentEx w15:paraId="06D4E729" w15:done="0"/>
  <w15:commentEx w15:paraId="26583677" w15:done="0"/>
  <w15:commentEx w15:paraId="49CCFD0F" w15:done="0"/>
  <w15:commentEx w15:paraId="242943A7" w15:done="0"/>
  <w15:commentEx w15:paraId="75A84394" w15:done="0"/>
  <w15:commentEx w15:paraId="2F5756AB" w15:done="0"/>
  <w15:commentEx w15:paraId="3C3AF1E0" w15:done="0"/>
  <w15:commentEx w15:paraId="5228E67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97792AF" w16cex:dateUtc="2024-09-09T13:08:00Z"/>
  <w16cex:commentExtensible w16cex:durableId="4E641FA8" w16cex:dateUtc="2024-09-09T13:08:00Z"/>
  <w16cex:commentExtensible w16cex:durableId="6DDCD00A" w16cex:dateUtc="2024-09-09T13:08:00Z"/>
  <w16cex:commentExtensible w16cex:durableId="6F1C6BC7" w16cex:dateUtc="2024-09-09T13:10:00Z"/>
  <w16cex:commentExtensible w16cex:durableId="512A5294" w16cex:dateUtc="2024-09-09T13:11:00Z"/>
  <w16cex:commentExtensible w16cex:durableId="71FFC9D1" w16cex:dateUtc="2024-09-09T13:12:00Z"/>
  <w16cex:commentExtensible w16cex:durableId="3A532B1C" w16cex:dateUtc="2024-09-09T13:12:00Z"/>
  <w16cex:commentExtensible w16cex:durableId="68DF7EFB" w16cex:dateUtc="2024-09-09T13:13:00Z"/>
  <w16cex:commentExtensible w16cex:durableId="7363CC4F" w16cex:dateUtc="2024-09-09T13:13:00Z"/>
  <w16cex:commentExtensible w16cex:durableId="47D340F8" w16cex:dateUtc="2024-09-09T13:12:00Z"/>
  <w16cex:commentExtensible w16cex:durableId="3F64F52A" w16cex:dateUtc="2024-09-09T13:14:00Z"/>
  <w16cex:commentExtensible w16cex:durableId="6E7D4672" w16cex:dateUtc="2024-09-09T13:14:00Z"/>
  <w16cex:commentExtensible w16cex:durableId="06ECEAB4" w16cex:dateUtc="2024-09-09T13:15:00Z"/>
  <w16cex:commentExtensible w16cex:durableId="793BF4F5" w16cex:dateUtc="2024-09-09T13:15:00Z"/>
  <w16cex:commentExtensible w16cex:durableId="6ACB713F" w16cex:dateUtc="2024-09-09T13:16:00Z"/>
  <w16cex:commentExtensible w16cex:durableId="5BF45E63" w16cex:dateUtc="2024-09-09T13:17:00Z"/>
  <w16cex:commentExtensible w16cex:durableId="389129A5" w16cex:dateUtc="2024-09-09T13:18:00Z"/>
  <w16cex:commentExtensible w16cex:durableId="10721795" w16cex:dateUtc="2024-09-09T13:19:00Z"/>
  <w16cex:commentExtensible w16cex:durableId="7DA741CC" w16cex:dateUtc="2024-09-09T13:20:00Z"/>
  <w16cex:commentExtensible w16cex:durableId="65B584EA" w16cex:dateUtc="2024-09-09T13:21:00Z"/>
  <w16cex:commentExtensible w16cex:durableId="7AF9C2ED" w16cex:dateUtc="2024-09-09T13:21:00Z"/>
  <w16cex:commentExtensible w16cex:durableId="372F47C7" w16cex:dateUtc="2024-09-09T13:22:00Z"/>
  <w16cex:commentExtensible w16cex:durableId="12767C0E" w16cex:dateUtc="2024-09-09T13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65BA77D" w16cid:durableId="497792AF"/>
  <w16cid:commentId w16cid:paraId="06377E90" w16cid:durableId="4E641FA8"/>
  <w16cid:commentId w16cid:paraId="28A8377D" w16cid:durableId="6DDCD00A"/>
  <w16cid:commentId w16cid:paraId="0F7A330B" w16cid:durableId="6F1C6BC7"/>
  <w16cid:commentId w16cid:paraId="25F74BDA" w16cid:durableId="512A5294"/>
  <w16cid:commentId w16cid:paraId="049C5A37" w16cid:durableId="71FFC9D1"/>
  <w16cid:commentId w16cid:paraId="39D3E864" w16cid:durableId="3A532B1C"/>
  <w16cid:commentId w16cid:paraId="3C6A1FF8" w16cid:durableId="68DF7EFB"/>
  <w16cid:commentId w16cid:paraId="461A2E13" w16cid:durableId="7363CC4F"/>
  <w16cid:commentId w16cid:paraId="3BB70426" w16cid:durableId="47D340F8"/>
  <w16cid:commentId w16cid:paraId="2FA8296A" w16cid:durableId="3F64F52A"/>
  <w16cid:commentId w16cid:paraId="1F7DDEB0" w16cid:durableId="6E7D4672"/>
  <w16cid:commentId w16cid:paraId="509AAE54" w16cid:durableId="06ECEAB4"/>
  <w16cid:commentId w16cid:paraId="318E3D3D" w16cid:durableId="793BF4F5"/>
  <w16cid:commentId w16cid:paraId="7259BC64" w16cid:durableId="6ACB713F"/>
  <w16cid:commentId w16cid:paraId="06D4E729" w16cid:durableId="5BF45E63"/>
  <w16cid:commentId w16cid:paraId="26583677" w16cid:durableId="389129A5"/>
  <w16cid:commentId w16cid:paraId="49CCFD0F" w16cid:durableId="10721795"/>
  <w16cid:commentId w16cid:paraId="242943A7" w16cid:durableId="7DA741CC"/>
  <w16cid:commentId w16cid:paraId="75A84394" w16cid:durableId="65B584EA"/>
  <w16cid:commentId w16cid:paraId="2F5756AB" w16cid:durableId="7AF9C2ED"/>
  <w16cid:commentId w16cid:paraId="3C3AF1E0" w16cid:durableId="372F47C7"/>
  <w16cid:commentId w16cid:paraId="5228E67D" w16cid:durableId="12767C0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99D94F" w14:textId="77777777" w:rsidR="007A3002" w:rsidRDefault="007A3002" w:rsidP="00FD6FC5">
      <w:pPr>
        <w:spacing w:after="0" w:line="240" w:lineRule="auto"/>
      </w:pPr>
      <w:r>
        <w:separator/>
      </w:r>
    </w:p>
  </w:endnote>
  <w:endnote w:type="continuationSeparator" w:id="0">
    <w:p w14:paraId="43B364EC" w14:textId="77777777" w:rsidR="007A3002" w:rsidRDefault="007A3002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796443" w14:textId="77777777" w:rsidR="0003257B" w:rsidRDefault="0003257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4F51B1" w14:textId="77777777" w:rsidR="00FD6FC5" w:rsidRDefault="00FD6FC5">
    <w:pPr>
      <w:pStyle w:val="Rodap"/>
      <w:jc w:val="right"/>
    </w:pPr>
  </w:p>
  <w:p w14:paraId="10FDB2D8" w14:textId="77777777" w:rsidR="00FD6FC5" w:rsidRDefault="00FD6FC5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10BA51" w14:textId="77777777" w:rsidR="0003257B" w:rsidRDefault="0003257B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A8815B" w14:textId="77777777" w:rsidR="00FD6FC5" w:rsidRDefault="00FD6FC5">
    <w:pPr>
      <w:pStyle w:val="Rodap"/>
      <w:jc w:val="right"/>
    </w:pPr>
  </w:p>
  <w:p w14:paraId="41774EF5" w14:textId="77777777" w:rsidR="00FD6FC5" w:rsidRDefault="00FD6FC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1F68BA" w14:textId="77777777" w:rsidR="007A3002" w:rsidRDefault="007A3002" w:rsidP="00FD6FC5">
      <w:pPr>
        <w:spacing w:after="0" w:line="240" w:lineRule="auto"/>
      </w:pPr>
      <w:r>
        <w:separator/>
      </w:r>
    </w:p>
  </w:footnote>
  <w:footnote w:type="continuationSeparator" w:id="0">
    <w:p w14:paraId="27BE30A8" w14:textId="77777777" w:rsidR="007A3002" w:rsidRDefault="007A3002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B97E6" w14:textId="77777777" w:rsidR="00B76707" w:rsidRDefault="00B76707">
    <w:pPr>
      <w:pStyle w:val="Cabealho"/>
    </w:pPr>
  </w:p>
  <w:p w14:paraId="676F1E9B" w14:textId="77777777" w:rsidR="00B76707" w:rsidRDefault="00B7670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3DD4A" w14:textId="77777777" w:rsidR="0003257B" w:rsidRDefault="0003257B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DF0285" w14:textId="77777777" w:rsidR="0003257B" w:rsidRDefault="0003257B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14227AF5" w14:textId="77777777" w:rsidR="00B76707" w:rsidRPr="007E4EE3" w:rsidRDefault="00B76707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 w:rsidR="00C62756">
          <w:rPr>
            <w:rFonts w:ascii="Arial" w:hAnsi="Arial" w:cs="Arial"/>
            <w:noProof/>
            <w:sz w:val="20"/>
          </w:rPr>
          <w:t>20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9D3B417" w14:textId="77777777" w:rsidR="00B76707" w:rsidRDefault="00B7670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273104B2" w14:textId="77777777" w:rsidR="00B76707" w:rsidRPr="007E4EE3" w:rsidRDefault="00B76707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 w:rsidR="00C62756">
          <w:rPr>
            <w:rFonts w:ascii="Arial" w:hAnsi="Arial" w:cs="Arial"/>
            <w:noProof/>
            <w:sz w:val="20"/>
          </w:rPr>
          <w:t>19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E8DEB4C" w14:textId="77777777" w:rsidR="00FD6FC5" w:rsidRDefault="00FD6FC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B0C76"/>
    <w:multiLevelType w:val="hybridMultilevel"/>
    <w:tmpl w:val="6C927D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563CB0"/>
    <w:multiLevelType w:val="hybridMultilevel"/>
    <w:tmpl w:val="E3EA36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3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503E4D"/>
    <w:multiLevelType w:val="hybridMultilevel"/>
    <w:tmpl w:val="9070B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40E544E7"/>
    <w:multiLevelType w:val="hybridMultilevel"/>
    <w:tmpl w:val="485EB1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8D569A"/>
    <w:multiLevelType w:val="hybridMultilevel"/>
    <w:tmpl w:val="2018B7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73E60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706E76DC"/>
    <w:multiLevelType w:val="hybridMultilevel"/>
    <w:tmpl w:val="3CDE88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2753350">
    <w:abstractNumId w:val="2"/>
  </w:num>
  <w:num w:numId="2" w16cid:durableId="415445280">
    <w:abstractNumId w:val="9"/>
  </w:num>
  <w:num w:numId="3" w16cid:durableId="1821926329">
    <w:abstractNumId w:val="5"/>
  </w:num>
  <w:num w:numId="4" w16cid:durableId="1277250949">
    <w:abstractNumId w:val="6"/>
  </w:num>
  <w:num w:numId="5" w16cid:durableId="867063024">
    <w:abstractNumId w:val="3"/>
  </w:num>
  <w:num w:numId="6" w16cid:durableId="409229197">
    <w:abstractNumId w:val="12"/>
  </w:num>
  <w:num w:numId="7" w16cid:durableId="2025279041">
    <w:abstractNumId w:val="1"/>
  </w:num>
  <w:num w:numId="8" w16cid:durableId="2080596195">
    <w:abstractNumId w:val="11"/>
  </w:num>
  <w:num w:numId="9" w16cid:durableId="461389318">
    <w:abstractNumId w:val="7"/>
  </w:num>
  <w:num w:numId="10" w16cid:durableId="1563297583">
    <w:abstractNumId w:val="10"/>
  </w:num>
  <w:num w:numId="11" w16cid:durableId="1992514163">
    <w:abstractNumId w:val="0"/>
  </w:num>
  <w:num w:numId="12" w16cid:durableId="1071073725">
    <w:abstractNumId w:val="4"/>
  </w:num>
  <w:num w:numId="13" w16cid:durableId="1008337832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Paulo Henrique Pansani">
    <w15:presenceInfo w15:providerId="AD" w15:userId="S::paulo.pansani@sp.senai.br::7b08b848-0429-453e-b123-c9c6314bd44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proofState w:spelling="clean" w:grammar="clean"/>
  <w:trackRevisions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73EB"/>
    <w:rsid w:val="00015BC1"/>
    <w:rsid w:val="0003257B"/>
    <w:rsid w:val="00032FC4"/>
    <w:rsid w:val="000454DE"/>
    <w:rsid w:val="0004707A"/>
    <w:rsid w:val="00064CD3"/>
    <w:rsid w:val="0007118A"/>
    <w:rsid w:val="000A0C58"/>
    <w:rsid w:val="000E407B"/>
    <w:rsid w:val="00121AD2"/>
    <w:rsid w:val="001558C4"/>
    <w:rsid w:val="00194D4A"/>
    <w:rsid w:val="00197295"/>
    <w:rsid w:val="001C3063"/>
    <w:rsid w:val="001C41DD"/>
    <w:rsid w:val="001D52EA"/>
    <w:rsid w:val="001D5A24"/>
    <w:rsid w:val="001F0BD7"/>
    <w:rsid w:val="001F154E"/>
    <w:rsid w:val="001F382B"/>
    <w:rsid w:val="00221005"/>
    <w:rsid w:val="00252B37"/>
    <w:rsid w:val="00254419"/>
    <w:rsid w:val="00254D7C"/>
    <w:rsid w:val="002C01F8"/>
    <w:rsid w:val="002C3B57"/>
    <w:rsid w:val="002C44C9"/>
    <w:rsid w:val="002D1575"/>
    <w:rsid w:val="002E025B"/>
    <w:rsid w:val="002E3A20"/>
    <w:rsid w:val="002F0272"/>
    <w:rsid w:val="002F6EE4"/>
    <w:rsid w:val="003145BD"/>
    <w:rsid w:val="00351A7A"/>
    <w:rsid w:val="00386E8D"/>
    <w:rsid w:val="003A3A1F"/>
    <w:rsid w:val="003B3310"/>
    <w:rsid w:val="003B34BB"/>
    <w:rsid w:val="003C5547"/>
    <w:rsid w:val="003C7B41"/>
    <w:rsid w:val="003D6D77"/>
    <w:rsid w:val="004027BD"/>
    <w:rsid w:val="00405861"/>
    <w:rsid w:val="00406C62"/>
    <w:rsid w:val="00430467"/>
    <w:rsid w:val="004367F9"/>
    <w:rsid w:val="004B5377"/>
    <w:rsid w:val="004D1168"/>
    <w:rsid w:val="004F5A2C"/>
    <w:rsid w:val="005163E6"/>
    <w:rsid w:val="00544876"/>
    <w:rsid w:val="0055289F"/>
    <w:rsid w:val="00553ADB"/>
    <w:rsid w:val="00566A53"/>
    <w:rsid w:val="00566EF7"/>
    <w:rsid w:val="0057143D"/>
    <w:rsid w:val="00573553"/>
    <w:rsid w:val="005A1083"/>
    <w:rsid w:val="005C1972"/>
    <w:rsid w:val="005C2145"/>
    <w:rsid w:val="005E0BEC"/>
    <w:rsid w:val="005E275B"/>
    <w:rsid w:val="0063509C"/>
    <w:rsid w:val="0064000A"/>
    <w:rsid w:val="00640AA6"/>
    <w:rsid w:val="00646FAB"/>
    <w:rsid w:val="006636CE"/>
    <w:rsid w:val="00667B34"/>
    <w:rsid w:val="00690F86"/>
    <w:rsid w:val="006A2040"/>
    <w:rsid w:val="006A6725"/>
    <w:rsid w:val="006B553C"/>
    <w:rsid w:val="006E5A8F"/>
    <w:rsid w:val="006F60BC"/>
    <w:rsid w:val="00703271"/>
    <w:rsid w:val="007126D1"/>
    <w:rsid w:val="007161EE"/>
    <w:rsid w:val="007323B1"/>
    <w:rsid w:val="0075459F"/>
    <w:rsid w:val="00761048"/>
    <w:rsid w:val="00764D46"/>
    <w:rsid w:val="00771D34"/>
    <w:rsid w:val="00792A39"/>
    <w:rsid w:val="00793EF0"/>
    <w:rsid w:val="00796134"/>
    <w:rsid w:val="007A3002"/>
    <w:rsid w:val="007A68DB"/>
    <w:rsid w:val="007B2BDF"/>
    <w:rsid w:val="007B5F87"/>
    <w:rsid w:val="007C289C"/>
    <w:rsid w:val="007C6981"/>
    <w:rsid w:val="007E4EE3"/>
    <w:rsid w:val="007F729A"/>
    <w:rsid w:val="00824A94"/>
    <w:rsid w:val="00840E8F"/>
    <w:rsid w:val="00875464"/>
    <w:rsid w:val="0090159B"/>
    <w:rsid w:val="00904B3E"/>
    <w:rsid w:val="009072B3"/>
    <w:rsid w:val="009217C0"/>
    <w:rsid w:val="00926695"/>
    <w:rsid w:val="00956495"/>
    <w:rsid w:val="00973E24"/>
    <w:rsid w:val="00973FD3"/>
    <w:rsid w:val="00986F8E"/>
    <w:rsid w:val="00992893"/>
    <w:rsid w:val="009965CE"/>
    <w:rsid w:val="009B6D32"/>
    <w:rsid w:val="009D3379"/>
    <w:rsid w:val="009F6148"/>
    <w:rsid w:val="009F7F3E"/>
    <w:rsid w:val="00A074B7"/>
    <w:rsid w:val="00A4426F"/>
    <w:rsid w:val="00A5418F"/>
    <w:rsid w:val="00A770A6"/>
    <w:rsid w:val="00A84CE3"/>
    <w:rsid w:val="00AB0D1F"/>
    <w:rsid w:val="00AB2D11"/>
    <w:rsid w:val="00B25B3A"/>
    <w:rsid w:val="00B33AF6"/>
    <w:rsid w:val="00B63473"/>
    <w:rsid w:val="00B76707"/>
    <w:rsid w:val="00B86815"/>
    <w:rsid w:val="00BE62B0"/>
    <w:rsid w:val="00BF0D29"/>
    <w:rsid w:val="00BF5F88"/>
    <w:rsid w:val="00C318F8"/>
    <w:rsid w:val="00C62756"/>
    <w:rsid w:val="00C72FD0"/>
    <w:rsid w:val="00C83F76"/>
    <w:rsid w:val="00CC0AAF"/>
    <w:rsid w:val="00CD0B71"/>
    <w:rsid w:val="00D12813"/>
    <w:rsid w:val="00D13F72"/>
    <w:rsid w:val="00D22A32"/>
    <w:rsid w:val="00D2582E"/>
    <w:rsid w:val="00D31223"/>
    <w:rsid w:val="00D34021"/>
    <w:rsid w:val="00D53479"/>
    <w:rsid w:val="00DC5B82"/>
    <w:rsid w:val="00DC7D63"/>
    <w:rsid w:val="00DE0EA8"/>
    <w:rsid w:val="00DF73EB"/>
    <w:rsid w:val="00E02267"/>
    <w:rsid w:val="00E308D2"/>
    <w:rsid w:val="00E3598D"/>
    <w:rsid w:val="00E444A9"/>
    <w:rsid w:val="00E4693F"/>
    <w:rsid w:val="00E54726"/>
    <w:rsid w:val="00EA2D68"/>
    <w:rsid w:val="00EA2E0C"/>
    <w:rsid w:val="00EA7825"/>
    <w:rsid w:val="00EB4778"/>
    <w:rsid w:val="00EB6F6B"/>
    <w:rsid w:val="00EB7639"/>
    <w:rsid w:val="00EC6BF0"/>
    <w:rsid w:val="00F02933"/>
    <w:rsid w:val="00F136AC"/>
    <w:rsid w:val="00F14993"/>
    <w:rsid w:val="00F47BB4"/>
    <w:rsid w:val="00F93032"/>
    <w:rsid w:val="00F94817"/>
    <w:rsid w:val="00FA43AE"/>
    <w:rsid w:val="00FA453F"/>
    <w:rsid w:val="00FC7A64"/>
    <w:rsid w:val="00FC7EBE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F5699A"/>
  <w15:docId w15:val="{093378C0-8B4D-48E3-876F-3B2E64B46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3379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NormalWeb">
    <w:name w:val="Normal (Web)"/>
    <w:basedOn w:val="Normal"/>
    <w:uiPriority w:val="99"/>
    <w:semiHidden/>
    <w:unhideWhenUsed/>
    <w:rsid w:val="00B868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A4426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A4426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A4426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4426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4426F"/>
    <w:rPr>
      <w:b/>
      <w:bCs/>
      <w:sz w:val="20"/>
      <w:szCs w:val="20"/>
    </w:rPr>
  </w:style>
  <w:style w:type="paragraph" w:styleId="Reviso">
    <w:name w:val="Revision"/>
    <w:hidden/>
    <w:uiPriority w:val="99"/>
    <w:semiHidden/>
    <w:rsid w:val="00A4426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96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6.png"/></Relationship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header" Target="header3.xml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34" Type="http://schemas.microsoft.com/office/2011/relationships/people" Target="people.xml"/><Relationship Id="rId7" Type="http://schemas.openxmlformats.org/officeDocument/2006/relationships/webSettings" Target="webSettings.xml"/><Relationship Id="rId12" Type="http://schemas.microsoft.com/office/2016/09/relationships/commentsIds" Target="commentsIds.xml"/><Relationship Id="rId17" Type="http://schemas.openxmlformats.org/officeDocument/2006/relationships/footer" Target="footer2.xml"/><Relationship Id="rId25" Type="http://schemas.openxmlformats.org/officeDocument/2006/relationships/image" Target="media/image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1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1/relationships/commentsExtended" Target="commentsExtended.xml"/><Relationship Id="rId24" Type="http://schemas.openxmlformats.org/officeDocument/2006/relationships/image" Target="media/image5.PNG"/><Relationship Id="rId32" Type="http://schemas.openxmlformats.org/officeDocument/2006/relationships/footer" Target="footer4.xml"/><Relationship Id="rId5" Type="http://schemas.openxmlformats.org/officeDocument/2006/relationships/styles" Target="styles.xml"/><Relationship Id="rId15" Type="http://schemas.openxmlformats.org/officeDocument/2006/relationships/header" Target="header2.xml"/><Relationship Id="rId23" Type="http://schemas.openxmlformats.org/officeDocument/2006/relationships/image" Target="media/image4.PNG"/><Relationship Id="rId28" Type="http://schemas.openxmlformats.org/officeDocument/2006/relationships/image" Target="media/image11.PNG"/><Relationship Id="rId10" Type="http://schemas.openxmlformats.org/officeDocument/2006/relationships/comments" Target="comments.xml"/><Relationship Id="rId19" Type="http://schemas.openxmlformats.org/officeDocument/2006/relationships/footer" Target="footer3.xml"/><Relationship Id="rId31" Type="http://schemas.openxmlformats.org/officeDocument/2006/relationships/header" Target="header5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Relationship Id="rId22" Type="http://schemas.openxmlformats.org/officeDocument/2006/relationships/image" Target="media/image3.PNG"/><Relationship Id="rId27" Type="http://schemas.openxmlformats.org/officeDocument/2006/relationships/image" Target="media/image10.PNG"/><Relationship Id="rId30" Type="http://schemas.openxmlformats.org/officeDocument/2006/relationships/header" Target="header4.xml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83836DD4B387B448DDC045292759E9D" ma:contentTypeVersion="14" ma:contentTypeDescription="Crie um novo documento." ma:contentTypeScope="" ma:versionID="e2d65bea95b13f3e0013215b96e8dfa8">
  <xsd:schema xmlns:xsd="http://www.w3.org/2001/XMLSchema" xmlns:xs="http://www.w3.org/2001/XMLSchema" xmlns:p="http://schemas.microsoft.com/office/2006/metadata/properties" xmlns:ns2="93db9d2a-b9b8-4124-9f68-fcc5e18325fb" xmlns:ns3="72eada87-10f3-4fdc-a4de-03905de89143" targetNamespace="http://schemas.microsoft.com/office/2006/metadata/properties" ma:root="true" ma:fieldsID="c44ecfde5a094ccb823da9e3ac115b31" ns2:_="" ns3:_="">
    <xsd:import namespace="93db9d2a-b9b8-4124-9f68-fcc5e18325fb"/>
    <xsd:import namespace="72eada87-10f3-4fdc-a4de-03905de8914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db9d2a-b9b8-4124-9f68-fcc5e18325f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eada87-10f3-4fdc-a4de-03905de89143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70a0e9bc-5a6b-4d8c-b366-b1cbec43c3ff}" ma:internalName="TaxCatchAll" ma:showField="CatchAllData" ma:web="72eada87-10f3-4fdc-a4de-03905de8914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578DF49-1368-4348-A8B2-B8CB00FC22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db9d2a-b9b8-4124-9f68-fcc5e18325fb"/>
    <ds:schemaRef ds:uri="72eada87-10f3-4fdc-a4de-03905de89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E9B23C-2DBE-4361-B8B6-87978F9039D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AD3156C-E435-4EFF-8FE2-3334636352C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2564</Words>
  <Characters>13851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16383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Paulo Henrique Pansani</cp:lastModifiedBy>
  <cp:revision>4</cp:revision>
  <dcterms:created xsi:type="dcterms:W3CDTF">2024-09-07T00:28:00Z</dcterms:created>
  <dcterms:modified xsi:type="dcterms:W3CDTF">2024-09-09T13:23:00Z</dcterms:modified>
</cp:coreProperties>
</file>